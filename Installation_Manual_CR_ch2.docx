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Look w:val="04A0" w:firstRow="1" w:lastRow="0" w:firstColumn="1" w:lastColumn="0" w:noHBand="0" w:noVBand="1"/>
      </w:tblPr>
      <w:tblGrid>
        <w:gridCol w:w="2122"/>
        <w:gridCol w:w="7222"/>
      </w:tblGrid>
      <w:tr w:rsidR="008910DD" w:rsidRPr="0085553C" w14:paraId="23D19316" w14:textId="77777777" w:rsidTr="00683E0B">
        <w:tc>
          <w:tcPr>
            <w:tcW w:w="2122" w:type="dxa"/>
          </w:tcPr>
          <w:p w14:paraId="1660BB3A" w14:textId="77777777" w:rsidR="008910DD" w:rsidRPr="00CE2A8B" w:rsidRDefault="008910DD" w:rsidP="008910DD">
            <w:pPr>
              <w:spacing w:after="120"/>
              <w:rPr>
                <w:rFonts w:ascii="Times New Roman" w:hAnsi="Times New Roman" w:cs="Times New Roman"/>
                <w:sz w:val="24"/>
                <w:szCs w:val="24"/>
              </w:rPr>
            </w:pPr>
            <w:r w:rsidRPr="0085553C">
              <w:rPr>
                <w:rFonts w:ascii="Times New Roman" w:hAnsi="Times New Roman" w:cs="Times New Roman"/>
                <w:sz w:val="24"/>
                <w:szCs w:val="24"/>
                <w:lang w:val="en-US"/>
              </w:rPr>
              <w:t>Title</w:t>
            </w:r>
          </w:p>
        </w:tc>
        <w:tc>
          <w:tcPr>
            <w:tcW w:w="7223" w:type="dxa"/>
          </w:tcPr>
          <w:p w14:paraId="17FB6EAD" w14:textId="77EA874C" w:rsidR="008910DD" w:rsidRPr="003E12C3" w:rsidRDefault="00D440A7" w:rsidP="008910DD">
            <w:pPr>
              <w:spacing w:after="120"/>
              <w:rPr>
                <w:rFonts w:ascii="Times New Roman" w:hAnsi="Times New Roman" w:cs="Times New Roman"/>
                <w:b/>
                <w:sz w:val="28"/>
                <w:szCs w:val="28"/>
                <w:lang w:val="en-US"/>
              </w:rPr>
            </w:pPr>
            <w:r w:rsidRPr="00D440A7">
              <w:rPr>
                <w:rFonts w:ascii="Times New Roman" w:hAnsi="Times New Roman" w:cs="Times New Roman"/>
                <w:b/>
                <w:sz w:val="28"/>
                <w:szCs w:val="28"/>
                <w:lang w:val="en-US"/>
              </w:rPr>
              <w:t>Installation and Operation manual</w:t>
            </w:r>
          </w:p>
        </w:tc>
      </w:tr>
      <w:tr w:rsidR="008910DD" w:rsidRPr="004B35D9" w14:paraId="627B2E6B" w14:textId="77777777" w:rsidTr="00683E0B">
        <w:tc>
          <w:tcPr>
            <w:tcW w:w="2122" w:type="dxa"/>
          </w:tcPr>
          <w:p w14:paraId="3A046D6B" w14:textId="77777777" w:rsidR="008910DD" w:rsidRPr="0085553C"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7223" w:type="dxa"/>
          </w:tcPr>
          <w:p w14:paraId="56E6774A" w14:textId="05CE09FA" w:rsidR="008910DD" w:rsidRPr="008910DD" w:rsidRDefault="00D440A7" w:rsidP="008910DD">
            <w:pPr>
              <w:spacing w:after="120"/>
              <w:rPr>
                <w:rFonts w:ascii="Times New Roman" w:hAnsi="Times New Roman" w:cs="Times New Roman"/>
                <w:sz w:val="24"/>
                <w:szCs w:val="24"/>
                <w:lang w:val="en-US"/>
              </w:rPr>
            </w:pPr>
            <w:r w:rsidRPr="00D440A7">
              <w:rPr>
                <w:rFonts w:ascii="Times New Roman" w:hAnsi="Times New Roman" w:cs="Times New Roman"/>
                <w:sz w:val="24"/>
                <w:szCs w:val="24"/>
                <w:lang w:val="en-US"/>
              </w:rPr>
              <w:t>Installation and Operation manual (including installation, operation, troubleshooting, maintenance, storage, recycling and safety instructions)</w:t>
            </w:r>
            <w:r>
              <w:rPr>
                <w:rFonts w:ascii="Times New Roman" w:hAnsi="Times New Roman" w:cs="Times New Roman"/>
                <w:sz w:val="24"/>
                <w:szCs w:val="24"/>
                <w:lang w:val="en-US"/>
              </w:rPr>
              <w:t xml:space="preserve"> </w:t>
            </w:r>
            <w:r w:rsidRPr="0085553C">
              <w:rPr>
                <w:rFonts w:ascii="Times New Roman" w:hAnsi="Times New Roman" w:cs="Times New Roman"/>
                <w:sz w:val="24"/>
                <w:szCs w:val="24"/>
                <w:lang w:val="en-US"/>
              </w:rPr>
              <w:t xml:space="preserve">of </w:t>
            </w:r>
            <w:r>
              <w:rPr>
                <w:rFonts w:ascii="Times New Roman" w:hAnsi="Times New Roman" w:cs="Times New Roman"/>
                <w:sz w:val="24"/>
                <w:szCs w:val="24"/>
                <w:lang w:val="en-US"/>
              </w:rPr>
              <w:t>Tune and Longitudinal diagnostics, Schottky Pickup for CR</w:t>
            </w:r>
          </w:p>
        </w:tc>
      </w:tr>
      <w:tr w:rsidR="008910DD" w:rsidRPr="0085553C" w14:paraId="28F3E584" w14:textId="77777777" w:rsidTr="00683E0B">
        <w:tc>
          <w:tcPr>
            <w:tcW w:w="2122" w:type="dxa"/>
          </w:tcPr>
          <w:p w14:paraId="2AB0A53A" w14:textId="77777777" w:rsidR="008910DD" w:rsidRPr="0085553C"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Organization</w:t>
            </w:r>
          </w:p>
        </w:tc>
        <w:tc>
          <w:tcPr>
            <w:tcW w:w="7223" w:type="dxa"/>
          </w:tcPr>
          <w:p w14:paraId="55BF5A31" w14:textId="77777777" w:rsidR="008910DD" w:rsidRPr="0085553C" w:rsidRDefault="008910DD" w:rsidP="008910DD">
            <w:pPr>
              <w:spacing w:after="120"/>
              <w:rPr>
                <w:rFonts w:ascii="Times New Roman" w:hAnsi="Times New Roman" w:cs="Times New Roman"/>
                <w:sz w:val="24"/>
                <w:szCs w:val="24"/>
              </w:rPr>
            </w:pPr>
            <w:r w:rsidRPr="0085553C">
              <w:rPr>
                <w:rFonts w:ascii="Times New Roman" w:hAnsi="Times New Roman" w:cs="Times New Roman"/>
                <w:sz w:val="24"/>
                <w:szCs w:val="24"/>
              </w:rPr>
              <w:t>NRC «</w:t>
            </w:r>
            <w:proofErr w:type="spellStart"/>
            <w:r w:rsidRPr="0085553C">
              <w:rPr>
                <w:rFonts w:ascii="Times New Roman" w:hAnsi="Times New Roman" w:cs="Times New Roman"/>
                <w:sz w:val="24"/>
                <w:szCs w:val="24"/>
              </w:rPr>
              <w:t>Kurchatov</w:t>
            </w:r>
            <w:proofErr w:type="spellEnd"/>
            <w:r w:rsidRPr="0085553C">
              <w:rPr>
                <w:rFonts w:ascii="Times New Roman" w:hAnsi="Times New Roman" w:cs="Times New Roman"/>
                <w:sz w:val="24"/>
                <w:szCs w:val="24"/>
              </w:rPr>
              <w:t xml:space="preserve"> </w:t>
            </w:r>
            <w:proofErr w:type="spellStart"/>
            <w:r w:rsidRPr="0085553C">
              <w:rPr>
                <w:rFonts w:ascii="Times New Roman" w:hAnsi="Times New Roman" w:cs="Times New Roman"/>
                <w:sz w:val="24"/>
                <w:szCs w:val="24"/>
              </w:rPr>
              <w:t>Institute</w:t>
            </w:r>
            <w:proofErr w:type="spellEnd"/>
            <w:r w:rsidRPr="0085553C">
              <w:rPr>
                <w:rFonts w:ascii="Times New Roman" w:hAnsi="Times New Roman" w:cs="Times New Roman"/>
                <w:sz w:val="24"/>
                <w:szCs w:val="24"/>
              </w:rPr>
              <w:t>» – ITEP</w:t>
            </w:r>
          </w:p>
        </w:tc>
      </w:tr>
      <w:tr w:rsidR="008910DD" w:rsidRPr="004B35D9" w14:paraId="4F68A2DF" w14:textId="77777777" w:rsidTr="00683E0B">
        <w:tc>
          <w:tcPr>
            <w:tcW w:w="2122" w:type="dxa"/>
          </w:tcPr>
          <w:p w14:paraId="2FB8B905" w14:textId="77777777" w:rsidR="008910DD" w:rsidRPr="0085553C"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Valid for:</w:t>
            </w:r>
          </w:p>
        </w:tc>
        <w:tc>
          <w:tcPr>
            <w:tcW w:w="7223" w:type="dxa"/>
          </w:tcPr>
          <w:p w14:paraId="27AB6F66" w14:textId="77777777" w:rsidR="00544EC2" w:rsidRPr="008D54B3" w:rsidRDefault="00544EC2" w:rsidP="00544EC2">
            <w:pPr>
              <w:spacing w:after="120"/>
              <w:rPr>
                <w:rFonts w:ascii="Times New Roman" w:hAnsi="Times New Roman" w:cs="Times New Roman"/>
                <w:sz w:val="24"/>
                <w:szCs w:val="24"/>
                <w:lang w:val="en-US"/>
              </w:rPr>
            </w:pPr>
            <w:r>
              <w:rPr>
                <w:rFonts w:ascii="Times New Roman" w:hAnsi="Times New Roman" w:cs="Times New Roman"/>
                <w:sz w:val="24"/>
                <w:szCs w:val="24"/>
                <w:lang w:val="en-US"/>
              </w:rPr>
              <w:t xml:space="preserve">FAIR Contract </w:t>
            </w:r>
            <w:r w:rsidRPr="001026DF">
              <w:rPr>
                <w:rFonts w:ascii="Times New Roman" w:hAnsi="Times New Roman" w:cs="Times New Roman"/>
                <w:sz w:val="24"/>
                <w:szCs w:val="24"/>
                <w:lang w:val="en-US"/>
              </w:rPr>
              <w:t xml:space="preserve">№ </w:t>
            </w:r>
            <w:r w:rsidRPr="00767620">
              <w:rPr>
                <w:rFonts w:ascii="Times New Roman" w:hAnsi="Times New Roman" w:cs="Times New Roman"/>
                <w:i/>
                <w:sz w:val="24"/>
                <w:szCs w:val="24"/>
                <w:lang w:val="en-US"/>
              </w:rPr>
              <w:t>CC2.5.6.3.1</w:t>
            </w:r>
          </w:p>
          <w:p w14:paraId="5C9EB3E8" w14:textId="187231D9" w:rsidR="00544EC2" w:rsidRPr="0085553C"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Work Packages: PSP 2.5.6.3.2</w:t>
            </w:r>
          </w:p>
        </w:tc>
      </w:tr>
    </w:tbl>
    <w:p w14:paraId="7C3D2BCF" w14:textId="77777777" w:rsidR="008910DD" w:rsidRPr="00544EC2" w:rsidRDefault="008910DD" w:rsidP="008910DD">
      <w:pPr>
        <w:rPr>
          <w:rFonts w:ascii="Times New Roman" w:hAnsi="Times New Roman" w:cs="Times New Roman"/>
          <w:sz w:val="24"/>
          <w:szCs w:val="24"/>
          <w:lang w:val="en-US"/>
        </w:rPr>
      </w:pPr>
    </w:p>
    <w:p w14:paraId="51C6AC7E" w14:textId="77777777" w:rsidR="008910DD" w:rsidRPr="00544EC2" w:rsidRDefault="008910DD" w:rsidP="008910DD">
      <w:pPr>
        <w:rPr>
          <w:rFonts w:ascii="Times New Roman" w:hAnsi="Times New Roman" w:cs="Times New Roman"/>
          <w:sz w:val="24"/>
          <w:szCs w:val="24"/>
          <w:lang w:val="en-US"/>
        </w:rPr>
      </w:pPr>
    </w:p>
    <w:p w14:paraId="4DD44732" w14:textId="77777777" w:rsidR="008910DD" w:rsidRPr="00544EC2" w:rsidRDefault="008910DD" w:rsidP="008910DD">
      <w:pPr>
        <w:rPr>
          <w:rFonts w:ascii="Times New Roman" w:hAnsi="Times New Roman" w:cs="Times New Roman"/>
          <w:sz w:val="24"/>
          <w:szCs w:val="24"/>
          <w:lang w:val="en-US"/>
        </w:rPr>
      </w:pPr>
    </w:p>
    <w:p w14:paraId="63BC38CE" w14:textId="77777777" w:rsidR="008910DD" w:rsidRPr="003E12C3" w:rsidRDefault="008910DD" w:rsidP="008910DD">
      <w:pPr>
        <w:rPr>
          <w:rFonts w:ascii="Times New Roman" w:hAnsi="Times New Roman" w:cs="Times New Roman"/>
          <w:b/>
          <w:sz w:val="28"/>
          <w:szCs w:val="28"/>
          <w:lang w:val="en-US"/>
        </w:rPr>
      </w:pPr>
      <w:r w:rsidRPr="003E12C3">
        <w:rPr>
          <w:rFonts w:ascii="Times New Roman" w:hAnsi="Times New Roman" w:cs="Times New Roman"/>
          <w:b/>
          <w:sz w:val="28"/>
          <w:szCs w:val="28"/>
          <w:lang w:val="en-US"/>
        </w:rPr>
        <w:t>Document History</w:t>
      </w:r>
    </w:p>
    <w:tbl>
      <w:tblPr>
        <w:tblStyle w:val="a3"/>
        <w:tblW w:w="9351" w:type="dxa"/>
        <w:tblLook w:val="04A0" w:firstRow="1" w:lastRow="0" w:firstColumn="1" w:lastColumn="0" w:noHBand="0" w:noVBand="1"/>
      </w:tblPr>
      <w:tblGrid>
        <w:gridCol w:w="1870"/>
        <w:gridCol w:w="1870"/>
        <w:gridCol w:w="1870"/>
        <w:gridCol w:w="1870"/>
        <w:gridCol w:w="1871"/>
      </w:tblGrid>
      <w:tr w:rsidR="008910DD" w14:paraId="29BEB04B" w14:textId="77777777" w:rsidTr="00683E0B">
        <w:tc>
          <w:tcPr>
            <w:tcW w:w="1870" w:type="dxa"/>
          </w:tcPr>
          <w:p w14:paraId="46DC2967"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Version</w:t>
            </w:r>
          </w:p>
        </w:tc>
        <w:tc>
          <w:tcPr>
            <w:tcW w:w="1870" w:type="dxa"/>
          </w:tcPr>
          <w:p w14:paraId="072D23D9"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Created, date</w:t>
            </w:r>
          </w:p>
        </w:tc>
        <w:tc>
          <w:tcPr>
            <w:tcW w:w="1870" w:type="dxa"/>
          </w:tcPr>
          <w:p w14:paraId="69C4DD9F"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Reviewed, date</w:t>
            </w:r>
          </w:p>
        </w:tc>
        <w:tc>
          <w:tcPr>
            <w:tcW w:w="1870" w:type="dxa"/>
          </w:tcPr>
          <w:p w14:paraId="407719E4"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Approved, date</w:t>
            </w:r>
          </w:p>
        </w:tc>
        <w:tc>
          <w:tcPr>
            <w:tcW w:w="1871" w:type="dxa"/>
          </w:tcPr>
          <w:p w14:paraId="342926B5"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Comment</w:t>
            </w:r>
          </w:p>
        </w:tc>
      </w:tr>
      <w:tr w:rsidR="008910DD" w14:paraId="0D62960E" w14:textId="77777777" w:rsidTr="00683E0B">
        <w:tc>
          <w:tcPr>
            <w:tcW w:w="1870" w:type="dxa"/>
          </w:tcPr>
          <w:p w14:paraId="137DEC1D"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v 1.0</w:t>
            </w:r>
          </w:p>
        </w:tc>
        <w:tc>
          <w:tcPr>
            <w:tcW w:w="1870" w:type="dxa"/>
          </w:tcPr>
          <w:p w14:paraId="03D25FC9" w14:textId="77777777" w:rsidR="00C844CE" w:rsidRPr="00C844CE" w:rsidRDefault="00C844CE" w:rsidP="00C844CE">
            <w:pPr>
              <w:rPr>
                <w:rFonts w:ascii="Times New Roman" w:hAnsi="Times New Roman" w:cs="Times New Roman"/>
                <w:sz w:val="24"/>
                <w:szCs w:val="24"/>
                <w:lang w:val="en-US"/>
              </w:rPr>
            </w:pPr>
            <w:proofErr w:type="spellStart"/>
            <w:r w:rsidRPr="00C844CE">
              <w:rPr>
                <w:rFonts w:ascii="Times New Roman" w:hAnsi="Times New Roman" w:cs="Times New Roman"/>
                <w:sz w:val="24"/>
                <w:szCs w:val="24"/>
                <w:lang w:val="en-US"/>
              </w:rPr>
              <w:t>Liakin</w:t>
            </w:r>
            <w:proofErr w:type="spellEnd"/>
            <w:r w:rsidRPr="00C844CE">
              <w:rPr>
                <w:rFonts w:ascii="Times New Roman" w:hAnsi="Times New Roman" w:cs="Times New Roman"/>
                <w:sz w:val="24"/>
                <w:szCs w:val="24"/>
                <w:lang w:val="en-US"/>
              </w:rPr>
              <w:t xml:space="preserve"> Dmitry </w:t>
            </w:r>
          </w:p>
          <w:p w14:paraId="60D7D738" w14:textId="38B147EF" w:rsidR="008910DD"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25.5.2020</w:t>
            </w:r>
          </w:p>
        </w:tc>
        <w:tc>
          <w:tcPr>
            <w:tcW w:w="1870" w:type="dxa"/>
          </w:tcPr>
          <w:p w14:paraId="01E65BDB" w14:textId="77777777" w:rsidR="00C844CE" w:rsidRPr="00C844CE" w:rsidRDefault="00C844CE" w:rsidP="00C844CE">
            <w:pPr>
              <w:rPr>
                <w:rFonts w:ascii="Times New Roman" w:hAnsi="Times New Roman" w:cs="Times New Roman"/>
                <w:sz w:val="24"/>
                <w:szCs w:val="24"/>
                <w:lang w:val="en-US"/>
              </w:rPr>
            </w:pPr>
          </w:p>
          <w:p w14:paraId="7D5E8891" w14:textId="77777777" w:rsidR="00C844CE" w:rsidRPr="00C844CE" w:rsidRDefault="00C844CE" w:rsidP="00C844CE">
            <w:pPr>
              <w:rPr>
                <w:rFonts w:ascii="Times New Roman" w:hAnsi="Times New Roman" w:cs="Times New Roman"/>
                <w:sz w:val="24"/>
                <w:szCs w:val="24"/>
                <w:lang w:val="en-US"/>
              </w:rPr>
            </w:pPr>
          </w:p>
          <w:p w14:paraId="2EAA22BB" w14:textId="77777777" w:rsidR="00C844CE" w:rsidRPr="00C844CE"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Date:</w:t>
            </w:r>
          </w:p>
          <w:p w14:paraId="53687282" w14:textId="50033AAC" w:rsidR="008910DD"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Signature:</w:t>
            </w:r>
          </w:p>
        </w:tc>
        <w:tc>
          <w:tcPr>
            <w:tcW w:w="1870" w:type="dxa"/>
          </w:tcPr>
          <w:p w14:paraId="60901B51" w14:textId="77777777" w:rsidR="00C844CE" w:rsidRPr="00C844CE" w:rsidRDefault="00C844CE" w:rsidP="00C844CE">
            <w:pPr>
              <w:rPr>
                <w:rFonts w:ascii="Times New Roman" w:hAnsi="Times New Roman" w:cs="Times New Roman"/>
                <w:sz w:val="24"/>
                <w:szCs w:val="24"/>
                <w:lang w:val="en-US"/>
              </w:rPr>
            </w:pPr>
          </w:p>
          <w:p w14:paraId="1374E0B9" w14:textId="77777777" w:rsidR="00C844CE" w:rsidRPr="00C844CE" w:rsidRDefault="00C844CE" w:rsidP="00C844CE">
            <w:pPr>
              <w:rPr>
                <w:rFonts w:ascii="Times New Roman" w:hAnsi="Times New Roman" w:cs="Times New Roman"/>
                <w:sz w:val="24"/>
                <w:szCs w:val="24"/>
                <w:lang w:val="en-US"/>
              </w:rPr>
            </w:pPr>
          </w:p>
          <w:p w14:paraId="05DDDB13" w14:textId="77777777" w:rsidR="00C844CE" w:rsidRPr="00C844CE"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Date:</w:t>
            </w:r>
          </w:p>
          <w:p w14:paraId="68FDC608" w14:textId="2B2A0E6B" w:rsidR="008910DD"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Signature:</w:t>
            </w:r>
          </w:p>
        </w:tc>
        <w:tc>
          <w:tcPr>
            <w:tcW w:w="1871" w:type="dxa"/>
          </w:tcPr>
          <w:p w14:paraId="6AA314D1" w14:textId="77777777" w:rsidR="008910DD" w:rsidRDefault="008910DD" w:rsidP="008910DD">
            <w:pPr>
              <w:spacing w:after="120"/>
              <w:rPr>
                <w:rFonts w:ascii="Times New Roman" w:hAnsi="Times New Roman" w:cs="Times New Roman"/>
                <w:sz w:val="24"/>
                <w:szCs w:val="24"/>
                <w:lang w:val="en-US"/>
              </w:rPr>
            </w:pPr>
            <w:r>
              <w:rPr>
                <w:rFonts w:ascii="Times New Roman" w:hAnsi="Times New Roman" w:cs="Times New Roman"/>
                <w:sz w:val="24"/>
                <w:szCs w:val="24"/>
                <w:lang w:val="en-US"/>
              </w:rPr>
              <w:t>Initial release</w:t>
            </w:r>
          </w:p>
        </w:tc>
      </w:tr>
      <w:tr w:rsidR="008910DD" w14:paraId="647EC150" w14:textId="77777777" w:rsidTr="00683E0B">
        <w:tc>
          <w:tcPr>
            <w:tcW w:w="1870" w:type="dxa"/>
          </w:tcPr>
          <w:p w14:paraId="1A2361CB" w14:textId="77777777" w:rsidR="008910DD" w:rsidRDefault="008910DD" w:rsidP="008910DD">
            <w:pPr>
              <w:spacing w:after="120"/>
              <w:rPr>
                <w:rFonts w:ascii="Times New Roman" w:hAnsi="Times New Roman" w:cs="Times New Roman"/>
                <w:sz w:val="24"/>
                <w:szCs w:val="24"/>
                <w:lang w:val="en-US"/>
              </w:rPr>
            </w:pPr>
          </w:p>
        </w:tc>
        <w:tc>
          <w:tcPr>
            <w:tcW w:w="1870" w:type="dxa"/>
          </w:tcPr>
          <w:p w14:paraId="5A6B5FE4" w14:textId="77777777" w:rsidR="008910DD" w:rsidRDefault="008910DD" w:rsidP="008910DD">
            <w:pPr>
              <w:spacing w:after="120"/>
              <w:rPr>
                <w:rFonts w:ascii="Times New Roman" w:hAnsi="Times New Roman" w:cs="Times New Roman"/>
                <w:sz w:val="24"/>
                <w:szCs w:val="24"/>
                <w:lang w:val="en-US"/>
              </w:rPr>
            </w:pPr>
          </w:p>
        </w:tc>
        <w:tc>
          <w:tcPr>
            <w:tcW w:w="1870" w:type="dxa"/>
          </w:tcPr>
          <w:p w14:paraId="644AA20A" w14:textId="77777777" w:rsidR="008910DD" w:rsidRDefault="008910DD" w:rsidP="008910DD">
            <w:pPr>
              <w:spacing w:after="120"/>
              <w:rPr>
                <w:rFonts w:ascii="Times New Roman" w:hAnsi="Times New Roman" w:cs="Times New Roman"/>
                <w:sz w:val="24"/>
                <w:szCs w:val="24"/>
                <w:lang w:val="en-US"/>
              </w:rPr>
            </w:pPr>
          </w:p>
        </w:tc>
        <w:tc>
          <w:tcPr>
            <w:tcW w:w="1870" w:type="dxa"/>
          </w:tcPr>
          <w:p w14:paraId="1E374F46" w14:textId="77777777" w:rsidR="008910DD" w:rsidRDefault="008910DD" w:rsidP="008910DD">
            <w:pPr>
              <w:spacing w:after="120"/>
              <w:rPr>
                <w:rFonts w:ascii="Times New Roman" w:hAnsi="Times New Roman" w:cs="Times New Roman"/>
                <w:sz w:val="24"/>
                <w:szCs w:val="24"/>
                <w:lang w:val="en-US"/>
              </w:rPr>
            </w:pPr>
          </w:p>
        </w:tc>
        <w:tc>
          <w:tcPr>
            <w:tcW w:w="1871" w:type="dxa"/>
          </w:tcPr>
          <w:p w14:paraId="4AE8EAA6" w14:textId="77777777" w:rsidR="008910DD" w:rsidRDefault="008910DD" w:rsidP="008910DD">
            <w:pPr>
              <w:spacing w:after="120"/>
              <w:rPr>
                <w:rFonts w:ascii="Times New Roman" w:hAnsi="Times New Roman" w:cs="Times New Roman"/>
                <w:sz w:val="24"/>
                <w:szCs w:val="24"/>
                <w:lang w:val="en-US"/>
              </w:rPr>
            </w:pPr>
          </w:p>
        </w:tc>
      </w:tr>
    </w:tbl>
    <w:p w14:paraId="6DCB0030" w14:textId="5653BC89" w:rsidR="008910DD" w:rsidRDefault="008910DD" w:rsidP="008910DD">
      <w:pPr>
        <w:rPr>
          <w:rFonts w:ascii="Times New Roman" w:hAnsi="Times New Roman" w:cs="Times New Roman"/>
          <w:sz w:val="24"/>
          <w:szCs w:val="24"/>
          <w:lang w:val="en-US"/>
        </w:rPr>
      </w:pPr>
    </w:p>
    <w:p w14:paraId="4C59BB9F" w14:textId="77777777" w:rsidR="00453B72" w:rsidRPr="003E12C3" w:rsidRDefault="00453B72" w:rsidP="00453B72">
      <w:pPr>
        <w:rPr>
          <w:rFonts w:ascii="Times New Roman" w:hAnsi="Times New Roman" w:cs="Times New Roman"/>
          <w:b/>
          <w:sz w:val="28"/>
          <w:szCs w:val="28"/>
          <w:lang w:val="en-US"/>
        </w:rPr>
      </w:pPr>
      <w:r w:rsidRPr="003E12C3">
        <w:rPr>
          <w:rFonts w:ascii="Times New Roman" w:hAnsi="Times New Roman" w:cs="Times New Roman"/>
          <w:b/>
          <w:sz w:val="28"/>
          <w:szCs w:val="28"/>
          <w:lang w:val="en-US"/>
        </w:rPr>
        <w:t>Signatures</w:t>
      </w:r>
    </w:p>
    <w:tbl>
      <w:tblPr>
        <w:tblStyle w:val="a3"/>
        <w:tblW w:w="0" w:type="auto"/>
        <w:tblLook w:val="04A0" w:firstRow="1" w:lastRow="0" w:firstColumn="1" w:lastColumn="0" w:noHBand="0" w:noVBand="1"/>
      </w:tblPr>
      <w:tblGrid>
        <w:gridCol w:w="3114"/>
        <w:gridCol w:w="3115"/>
        <w:gridCol w:w="3115"/>
      </w:tblGrid>
      <w:tr w:rsidR="00453B72" w14:paraId="714DAEE7" w14:textId="77777777" w:rsidTr="003E12C3">
        <w:tc>
          <w:tcPr>
            <w:tcW w:w="3115" w:type="dxa"/>
          </w:tcPr>
          <w:p w14:paraId="297FAA04" w14:textId="77777777" w:rsidR="00453B72" w:rsidRDefault="00453B72" w:rsidP="003E12C3">
            <w:pPr>
              <w:rPr>
                <w:rFonts w:ascii="Times New Roman" w:hAnsi="Times New Roman" w:cs="Times New Roman"/>
                <w:sz w:val="24"/>
                <w:szCs w:val="24"/>
                <w:lang w:val="en-US"/>
              </w:rPr>
            </w:pPr>
            <w:r>
              <w:rPr>
                <w:rFonts w:ascii="Times New Roman" w:hAnsi="Times New Roman" w:cs="Times New Roman"/>
                <w:sz w:val="24"/>
                <w:szCs w:val="24"/>
                <w:lang w:val="en-US"/>
              </w:rPr>
              <w:t>Created, date</w:t>
            </w:r>
          </w:p>
        </w:tc>
        <w:tc>
          <w:tcPr>
            <w:tcW w:w="3115" w:type="dxa"/>
          </w:tcPr>
          <w:p w14:paraId="21AA1A78" w14:textId="77777777" w:rsidR="00453B72" w:rsidRDefault="00453B72" w:rsidP="003E12C3">
            <w:pPr>
              <w:rPr>
                <w:rFonts w:ascii="Times New Roman" w:hAnsi="Times New Roman" w:cs="Times New Roman"/>
                <w:sz w:val="24"/>
                <w:szCs w:val="24"/>
                <w:lang w:val="en-US"/>
              </w:rPr>
            </w:pPr>
            <w:r>
              <w:rPr>
                <w:rFonts w:ascii="Times New Roman" w:hAnsi="Times New Roman" w:cs="Times New Roman"/>
                <w:sz w:val="24"/>
                <w:szCs w:val="24"/>
                <w:lang w:val="en-US"/>
              </w:rPr>
              <w:t>Reviewed, date</w:t>
            </w:r>
          </w:p>
        </w:tc>
        <w:tc>
          <w:tcPr>
            <w:tcW w:w="3115" w:type="dxa"/>
          </w:tcPr>
          <w:p w14:paraId="15C63E38" w14:textId="77777777" w:rsidR="00453B72" w:rsidRDefault="00453B72" w:rsidP="003E12C3">
            <w:pPr>
              <w:rPr>
                <w:rFonts w:ascii="Times New Roman" w:hAnsi="Times New Roman" w:cs="Times New Roman"/>
                <w:sz w:val="24"/>
                <w:szCs w:val="24"/>
                <w:lang w:val="en-US"/>
              </w:rPr>
            </w:pPr>
            <w:r>
              <w:rPr>
                <w:rFonts w:ascii="Times New Roman" w:hAnsi="Times New Roman" w:cs="Times New Roman"/>
                <w:sz w:val="24"/>
                <w:szCs w:val="24"/>
                <w:lang w:val="en-US"/>
              </w:rPr>
              <w:t>Approved, date</w:t>
            </w:r>
          </w:p>
        </w:tc>
      </w:tr>
      <w:tr w:rsidR="00453B72" w14:paraId="7A3C91CB" w14:textId="77777777" w:rsidTr="003E12C3">
        <w:tc>
          <w:tcPr>
            <w:tcW w:w="3115" w:type="dxa"/>
          </w:tcPr>
          <w:p w14:paraId="22DDD138" w14:textId="77777777" w:rsidR="007F4303" w:rsidRPr="007F4303" w:rsidRDefault="007F4303" w:rsidP="007F4303">
            <w:pPr>
              <w:rPr>
                <w:rFonts w:ascii="Times New Roman" w:hAnsi="Times New Roman" w:cs="Times New Roman"/>
                <w:sz w:val="24"/>
                <w:szCs w:val="24"/>
                <w:lang w:val="en-US"/>
              </w:rPr>
            </w:pPr>
            <w:proofErr w:type="spellStart"/>
            <w:r w:rsidRPr="007F4303">
              <w:rPr>
                <w:rFonts w:ascii="Times New Roman" w:hAnsi="Times New Roman" w:cs="Times New Roman"/>
                <w:sz w:val="24"/>
                <w:szCs w:val="24"/>
                <w:lang w:val="en-US"/>
              </w:rPr>
              <w:t>Liakin</w:t>
            </w:r>
            <w:proofErr w:type="spellEnd"/>
            <w:r w:rsidRPr="007F4303">
              <w:rPr>
                <w:rFonts w:ascii="Times New Roman" w:hAnsi="Times New Roman" w:cs="Times New Roman"/>
                <w:sz w:val="24"/>
                <w:szCs w:val="24"/>
                <w:lang w:val="en-US"/>
              </w:rPr>
              <w:t xml:space="preserve"> Dmitry</w:t>
            </w:r>
          </w:p>
          <w:p w14:paraId="32B01FA5" w14:textId="77777777" w:rsidR="007F4303" w:rsidRPr="007F4303" w:rsidRDefault="007F4303" w:rsidP="007F4303">
            <w:pPr>
              <w:rPr>
                <w:rFonts w:ascii="Times New Roman" w:hAnsi="Times New Roman" w:cs="Times New Roman"/>
                <w:sz w:val="24"/>
                <w:szCs w:val="24"/>
                <w:lang w:val="en-US"/>
              </w:rPr>
            </w:pPr>
            <w:r w:rsidRPr="007F4303">
              <w:rPr>
                <w:rFonts w:ascii="Times New Roman" w:hAnsi="Times New Roman" w:cs="Times New Roman"/>
                <w:sz w:val="24"/>
                <w:szCs w:val="24"/>
                <w:lang w:val="en-US"/>
              </w:rPr>
              <w:t>Research Scientist</w:t>
            </w:r>
          </w:p>
          <w:p w14:paraId="29BACFAA" w14:textId="77777777" w:rsidR="007F4303" w:rsidRPr="007F4303" w:rsidRDefault="007F4303" w:rsidP="007F4303">
            <w:pPr>
              <w:rPr>
                <w:rFonts w:ascii="Times New Roman" w:hAnsi="Times New Roman" w:cs="Times New Roman"/>
                <w:sz w:val="24"/>
                <w:szCs w:val="24"/>
                <w:lang w:val="en-US"/>
              </w:rPr>
            </w:pPr>
            <w:r w:rsidRPr="007F4303">
              <w:rPr>
                <w:rFonts w:ascii="Times New Roman" w:hAnsi="Times New Roman" w:cs="Times New Roman"/>
                <w:sz w:val="24"/>
                <w:szCs w:val="24"/>
                <w:lang w:val="en-US"/>
              </w:rPr>
              <w:t>Date 25.5.2020</w:t>
            </w:r>
          </w:p>
          <w:p w14:paraId="723E490D" w14:textId="7EBD749C" w:rsidR="00453B72" w:rsidRDefault="007F4303" w:rsidP="007F4303">
            <w:pPr>
              <w:rPr>
                <w:rFonts w:ascii="Times New Roman" w:hAnsi="Times New Roman" w:cs="Times New Roman"/>
                <w:sz w:val="24"/>
                <w:szCs w:val="24"/>
                <w:lang w:val="en-US"/>
              </w:rPr>
            </w:pPr>
            <w:r w:rsidRPr="007F4303">
              <w:rPr>
                <w:rFonts w:ascii="Times New Roman" w:hAnsi="Times New Roman" w:cs="Times New Roman"/>
                <w:sz w:val="24"/>
                <w:szCs w:val="24"/>
                <w:lang w:val="en-US"/>
              </w:rPr>
              <w:t>Signature:</w:t>
            </w:r>
          </w:p>
        </w:tc>
        <w:tc>
          <w:tcPr>
            <w:tcW w:w="3115" w:type="dxa"/>
          </w:tcPr>
          <w:p w14:paraId="6C5CEB67" w14:textId="77777777" w:rsidR="00C844CE" w:rsidRPr="00C844CE" w:rsidRDefault="00C844CE" w:rsidP="00C844CE">
            <w:pPr>
              <w:rPr>
                <w:rFonts w:ascii="Times New Roman" w:hAnsi="Times New Roman" w:cs="Times New Roman"/>
                <w:sz w:val="24"/>
                <w:szCs w:val="24"/>
                <w:lang w:val="en-US"/>
              </w:rPr>
            </w:pPr>
          </w:p>
          <w:p w14:paraId="43BFCF12" w14:textId="77777777" w:rsidR="00C844CE" w:rsidRPr="00C844CE" w:rsidRDefault="00C844CE" w:rsidP="00C844CE">
            <w:pPr>
              <w:rPr>
                <w:rFonts w:ascii="Times New Roman" w:hAnsi="Times New Roman" w:cs="Times New Roman"/>
                <w:sz w:val="24"/>
                <w:szCs w:val="24"/>
                <w:lang w:val="en-US"/>
              </w:rPr>
            </w:pPr>
          </w:p>
          <w:p w14:paraId="3077BABC" w14:textId="77777777" w:rsidR="00C844CE" w:rsidRPr="00C844CE"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Date:</w:t>
            </w:r>
          </w:p>
          <w:p w14:paraId="21EC5FB6" w14:textId="7C4385ED" w:rsidR="00453B72"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Signature:</w:t>
            </w:r>
          </w:p>
        </w:tc>
        <w:tc>
          <w:tcPr>
            <w:tcW w:w="3115" w:type="dxa"/>
          </w:tcPr>
          <w:p w14:paraId="6E4FF54D" w14:textId="77777777" w:rsidR="00C844CE" w:rsidRPr="00C844CE" w:rsidRDefault="00C844CE" w:rsidP="00C844CE">
            <w:pPr>
              <w:rPr>
                <w:rFonts w:ascii="Times New Roman" w:hAnsi="Times New Roman" w:cs="Times New Roman"/>
                <w:sz w:val="24"/>
                <w:szCs w:val="24"/>
                <w:lang w:val="en-US"/>
              </w:rPr>
            </w:pPr>
          </w:p>
          <w:p w14:paraId="0C827C58" w14:textId="77777777" w:rsidR="00C844CE" w:rsidRPr="00C844CE" w:rsidRDefault="00C844CE" w:rsidP="00C844CE">
            <w:pPr>
              <w:rPr>
                <w:rFonts w:ascii="Times New Roman" w:hAnsi="Times New Roman" w:cs="Times New Roman"/>
                <w:sz w:val="24"/>
                <w:szCs w:val="24"/>
                <w:lang w:val="en-US"/>
              </w:rPr>
            </w:pPr>
          </w:p>
          <w:p w14:paraId="04E8E8B4" w14:textId="77777777" w:rsidR="00C844CE" w:rsidRPr="00C844CE"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Date:</w:t>
            </w:r>
          </w:p>
          <w:p w14:paraId="7F94603A" w14:textId="763405B9" w:rsidR="00453B72" w:rsidRDefault="00C844CE" w:rsidP="00C844CE">
            <w:pPr>
              <w:rPr>
                <w:rFonts w:ascii="Times New Roman" w:hAnsi="Times New Roman" w:cs="Times New Roman"/>
                <w:sz w:val="24"/>
                <w:szCs w:val="24"/>
                <w:lang w:val="en-US"/>
              </w:rPr>
            </w:pPr>
            <w:r w:rsidRPr="00C844CE">
              <w:rPr>
                <w:rFonts w:ascii="Times New Roman" w:hAnsi="Times New Roman" w:cs="Times New Roman"/>
                <w:sz w:val="24"/>
                <w:szCs w:val="24"/>
                <w:lang w:val="en-US"/>
              </w:rPr>
              <w:t>Signature:</w:t>
            </w:r>
          </w:p>
        </w:tc>
      </w:tr>
    </w:tbl>
    <w:p w14:paraId="6574C941" w14:textId="77777777" w:rsidR="00453B72" w:rsidRDefault="00453B72" w:rsidP="008910DD">
      <w:pPr>
        <w:rPr>
          <w:rFonts w:ascii="Times New Roman" w:hAnsi="Times New Roman" w:cs="Times New Roman"/>
          <w:sz w:val="24"/>
          <w:szCs w:val="24"/>
          <w:lang w:val="en-US"/>
        </w:rPr>
      </w:pPr>
    </w:p>
    <w:p w14:paraId="1FD32162" w14:textId="77777777" w:rsidR="008910DD" w:rsidRDefault="008910DD" w:rsidP="008910D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1B46E78" w14:textId="77777777" w:rsidR="001F28A2" w:rsidRPr="003E12C3" w:rsidRDefault="001F28A2" w:rsidP="001F28A2">
      <w:pPr>
        <w:rPr>
          <w:rFonts w:ascii="Times New Roman" w:hAnsi="Times New Roman" w:cs="Times New Roman"/>
          <w:b/>
          <w:sz w:val="28"/>
          <w:szCs w:val="28"/>
          <w:lang w:val="en-US"/>
        </w:rPr>
      </w:pPr>
      <w:r w:rsidRPr="003E12C3">
        <w:rPr>
          <w:rFonts w:ascii="Times New Roman" w:hAnsi="Times New Roman" w:cs="Times New Roman"/>
          <w:b/>
          <w:sz w:val="28"/>
          <w:szCs w:val="28"/>
          <w:lang w:val="en-US"/>
        </w:rPr>
        <w:lastRenderedPageBreak/>
        <w:t>Table of Contents</w:t>
      </w:r>
    </w:p>
    <w:tbl>
      <w:tblPr>
        <w:tblW w:w="4934" w:type="pct"/>
        <w:tblInd w:w="-108" w:type="dxa"/>
        <w:tblLook w:val="01E0" w:firstRow="1" w:lastRow="1" w:firstColumn="1" w:lastColumn="1" w:noHBand="0" w:noVBand="0"/>
      </w:tblPr>
      <w:tblGrid>
        <w:gridCol w:w="8302"/>
        <w:gridCol w:w="759"/>
        <w:gridCol w:w="170"/>
      </w:tblGrid>
      <w:tr w:rsidR="001F28A2" w:rsidRPr="00EA0365" w14:paraId="637AF9EB" w14:textId="77777777" w:rsidTr="000A4EBA">
        <w:trPr>
          <w:trHeight w:val="492"/>
        </w:trPr>
        <w:tc>
          <w:tcPr>
            <w:tcW w:w="4497" w:type="pct"/>
            <w:vAlign w:val="center"/>
            <w:hideMark/>
          </w:tcPr>
          <w:p w14:paraId="01FE981C" w14:textId="77777777" w:rsidR="001F28A2" w:rsidRPr="00EA0365" w:rsidRDefault="001F28A2" w:rsidP="00683E0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Preamble</w:t>
            </w:r>
          </w:p>
        </w:tc>
        <w:tc>
          <w:tcPr>
            <w:tcW w:w="503" w:type="pct"/>
            <w:gridSpan w:val="2"/>
            <w:hideMark/>
          </w:tcPr>
          <w:p w14:paraId="1F1E2B97" w14:textId="1A2CB145" w:rsidR="001F28A2" w:rsidRPr="00EA0365" w:rsidRDefault="00480CED" w:rsidP="00683E0B">
            <w:pPr>
              <w:rPr>
                <w:rFonts w:ascii="Times New Roman" w:hAnsi="Times New Roman" w:cs="Times New Roman"/>
                <w:bCs/>
                <w:sz w:val="28"/>
                <w:szCs w:val="28"/>
              </w:rPr>
            </w:pPr>
            <w:r>
              <w:rPr>
                <w:rFonts w:ascii="Times New Roman" w:hAnsi="Times New Roman" w:cs="Times New Roman"/>
                <w:bCs/>
                <w:sz w:val="28"/>
                <w:szCs w:val="28"/>
                <w:lang w:val="en-US"/>
              </w:rPr>
              <w:t>3</w:t>
            </w:r>
          </w:p>
        </w:tc>
      </w:tr>
      <w:tr w:rsidR="001F28A2" w:rsidRPr="00EA0365" w14:paraId="0616FD51" w14:textId="77777777" w:rsidTr="000A4EBA">
        <w:trPr>
          <w:trHeight w:val="492"/>
        </w:trPr>
        <w:tc>
          <w:tcPr>
            <w:tcW w:w="4497" w:type="pct"/>
            <w:vAlign w:val="center"/>
          </w:tcPr>
          <w:p w14:paraId="7FD29C29" w14:textId="1CF9FE53" w:rsidR="001F28A2" w:rsidRPr="00EA0365" w:rsidRDefault="001F28A2" w:rsidP="00683E0B">
            <w:pPr>
              <w:spacing w:after="0" w:line="360" w:lineRule="auto"/>
              <w:contextualSpacing/>
              <w:jc w:val="both"/>
              <w:rPr>
                <w:rFonts w:ascii="Times New Roman" w:eastAsia="Calibri" w:hAnsi="Times New Roman" w:cs="Times New Roman"/>
                <w:sz w:val="28"/>
                <w:szCs w:val="28"/>
                <w:lang w:val="en-US"/>
              </w:rPr>
            </w:pPr>
            <w:r w:rsidRPr="00EA0365">
              <w:rPr>
                <w:rFonts w:ascii="Times New Roman" w:eastAsia="Calibri" w:hAnsi="Times New Roman" w:cs="Times New Roman"/>
                <w:sz w:val="28"/>
                <w:szCs w:val="28"/>
                <w:lang w:val="en-US"/>
              </w:rPr>
              <w:t xml:space="preserve">1. </w:t>
            </w:r>
            <w:r w:rsidR="00C14111">
              <w:rPr>
                <w:rFonts w:ascii="Times New Roman" w:eastAsia="Calibri" w:hAnsi="Times New Roman" w:cs="Times New Roman"/>
                <w:sz w:val="28"/>
                <w:szCs w:val="28"/>
                <w:lang w:val="en-US"/>
              </w:rPr>
              <w:t>Introduction</w:t>
            </w:r>
          </w:p>
        </w:tc>
        <w:tc>
          <w:tcPr>
            <w:tcW w:w="503" w:type="pct"/>
            <w:gridSpan w:val="2"/>
          </w:tcPr>
          <w:p w14:paraId="4DBDD165" w14:textId="054C28DE" w:rsidR="001F28A2" w:rsidRPr="00C14111" w:rsidRDefault="00C14111" w:rsidP="00683E0B">
            <w:pPr>
              <w:rPr>
                <w:rFonts w:ascii="Times New Roman" w:eastAsia="Calibri" w:hAnsi="Times New Roman" w:cs="Times New Roman"/>
                <w:bCs/>
                <w:sz w:val="28"/>
                <w:szCs w:val="28"/>
                <w:lang w:val="en-US"/>
              </w:rPr>
            </w:pPr>
            <w:r>
              <w:rPr>
                <w:rFonts w:ascii="Times New Roman" w:eastAsia="Calibri" w:hAnsi="Times New Roman" w:cs="Times New Roman"/>
                <w:bCs/>
                <w:sz w:val="28"/>
                <w:szCs w:val="28"/>
                <w:lang w:val="en-US"/>
              </w:rPr>
              <w:t>3</w:t>
            </w:r>
          </w:p>
        </w:tc>
      </w:tr>
      <w:tr w:rsidR="001F28A2" w:rsidRPr="00EA0365" w14:paraId="1CDCC0CA" w14:textId="77777777" w:rsidTr="000A4EBA">
        <w:trPr>
          <w:trHeight w:val="492"/>
        </w:trPr>
        <w:tc>
          <w:tcPr>
            <w:tcW w:w="4497" w:type="pct"/>
            <w:vAlign w:val="center"/>
          </w:tcPr>
          <w:p w14:paraId="3B00B5F0" w14:textId="1AB732E7" w:rsidR="001F28A2" w:rsidRPr="00EA0365" w:rsidRDefault="001F28A2" w:rsidP="00683E0B">
            <w:pPr>
              <w:spacing w:after="0" w:line="360" w:lineRule="auto"/>
              <w:contextualSpacing/>
              <w:jc w:val="both"/>
              <w:rPr>
                <w:rFonts w:ascii="Times New Roman" w:eastAsia="Calibri" w:hAnsi="Times New Roman" w:cs="Times New Roman"/>
                <w:sz w:val="28"/>
                <w:szCs w:val="28"/>
              </w:rPr>
            </w:pPr>
            <w:r w:rsidRPr="00EA0365">
              <w:rPr>
                <w:rFonts w:ascii="Times New Roman" w:eastAsia="Calibri" w:hAnsi="Times New Roman" w:cs="Times New Roman"/>
                <w:sz w:val="28"/>
                <w:szCs w:val="28"/>
              </w:rPr>
              <w:t xml:space="preserve">2. </w:t>
            </w:r>
            <w:proofErr w:type="spellStart"/>
            <w:r w:rsidR="000A4EBA" w:rsidRPr="000A4EBA">
              <w:rPr>
                <w:rFonts w:ascii="Times New Roman" w:eastAsia="Calibri" w:hAnsi="Times New Roman" w:cs="Times New Roman"/>
                <w:sz w:val="28"/>
                <w:szCs w:val="28"/>
              </w:rPr>
              <w:t>Technical</w:t>
            </w:r>
            <w:proofErr w:type="spellEnd"/>
            <w:r w:rsidR="000A4EBA" w:rsidRPr="000A4EBA">
              <w:rPr>
                <w:rFonts w:ascii="Times New Roman" w:eastAsia="Calibri" w:hAnsi="Times New Roman" w:cs="Times New Roman"/>
                <w:sz w:val="28"/>
                <w:szCs w:val="28"/>
              </w:rPr>
              <w:t xml:space="preserve"> </w:t>
            </w:r>
            <w:proofErr w:type="spellStart"/>
            <w:r w:rsidR="000A4EBA" w:rsidRPr="000A4EBA">
              <w:rPr>
                <w:rFonts w:ascii="Times New Roman" w:eastAsia="Calibri" w:hAnsi="Times New Roman" w:cs="Times New Roman"/>
                <w:sz w:val="28"/>
                <w:szCs w:val="28"/>
              </w:rPr>
              <w:t>parameters</w:t>
            </w:r>
            <w:proofErr w:type="spellEnd"/>
          </w:p>
        </w:tc>
        <w:tc>
          <w:tcPr>
            <w:tcW w:w="503" w:type="pct"/>
            <w:gridSpan w:val="2"/>
          </w:tcPr>
          <w:p w14:paraId="255083CB" w14:textId="3F995F56" w:rsidR="001F28A2" w:rsidRPr="00EA0365" w:rsidRDefault="00480CED" w:rsidP="00683E0B">
            <w:pPr>
              <w:rPr>
                <w:rFonts w:ascii="Times New Roman" w:eastAsia="Calibri" w:hAnsi="Times New Roman" w:cs="Times New Roman"/>
                <w:bCs/>
                <w:sz w:val="28"/>
                <w:szCs w:val="28"/>
              </w:rPr>
            </w:pPr>
            <w:r>
              <w:rPr>
                <w:rFonts w:ascii="Times New Roman" w:eastAsia="Calibri" w:hAnsi="Times New Roman" w:cs="Times New Roman"/>
                <w:bCs/>
                <w:sz w:val="28"/>
                <w:szCs w:val="28"/>
                <w:lang w:val="en-US"/>
              </w:rPr>
              <w:t>4</w:t>
            </w:r>
          </w:p>
        </w:tc>
      </w:tr>
      <w:tr w:rsidR="001F28A2" w:rsidRPr="00EA0365" w14:paraId="02DC7F4F" w14:textId="77777777" w:rsidTr="000A4EBA">
        <w:trPr>
          <w:trHeight w:val="492"/>
        </w:trPr>
        <w:tc>
          <w:tcPr>
            <w:tcW w:w="4497" w:type="pct"/>
            <w:vAlign w:val="center"/>
            <w:hideMark/>
          </w:tcPr>
          <w:p w14:paraId="5BDCC824" w14:textId="354E42C7" w:rsidR="001F28A2" w:rsidRPr="00EA0365" w:rsidRDefault="001F28A2" w:rsidP="00683E0B">
            <w:pPr>
              <w:spacing w:after="0" w:line="360" w:lineRule="auto"/>
              <w:contextualSpacing/>
              <w:jc w:val="both"/>
              <w:rPr>
                <w:rFonts w:ascii="Times New Roman" w:hAnsi="Times New Roman" w:cs="Times New Roman"/>
                <w:sz w:val="28"/>
                <w:szCs w:val="28"/>
                <w:lang w:val="en-US"/>
              </w:rPr>
            </w:pPr>
            <w:r w:rsidRPr="00EA0365">
              <w:rPr>
                <w:rFonts w:ascii="Times New Roman" w:hAnsi="Times New Roman" w:cs="Times New Roman"/>
                <w:sz w:val="28"/>
                <w:szCs w:val="28"/>
                <w:lang w:val="en-US"/>
              </w:rPr>
              <w:t xml:space="preserve">3. </w:t>
            </w:r>
            <w:r w:rsidR="000A4EBA" w:rsidRPr="000A4EBA">
              <w:rPr>
                <w:rFonts w:ascii="Times New Roman" w:hAnsi="Times New Roman" w:cs="Times New Roman"/>
                <w:sz w:val="28"/>
                <w:szCs w:val="28"/>
                <w:lang w:val="en-US"/>
              </w:rPr>
              <w:t>Safety</w:t>
            </w:r>
          </w:p>
        </w:tc>
        <w:tc>
          <w:tcPr>
            <w:tcW w:w="503" w:type="pct"/>
            <w:gridSpan w:val="2"/>
            <w:hideMark/>
          </w:tcPr>
          <w:p w14:paraId="3FF70736" w14:textId="79EB33B7" w:rsidR="001F28A2" w:rsidRPr="00EA0365" w:rsidRDefault="00480CED" w:rsidP="00683E0B">
            <w:pPr>
              <w:rPr>
                <w:rFonts w:ascii="Times New Roman" w:hAnsi="Times New Roman" w:cs="Times New Roman"/>
                <w:bCs/>
                <w:sz w:val="28"/>
                <w:szCs w:val="28"/>
              </w:rPr>
            </w:pPr>
            <w:r>
              <w:rPr>
                <w:rFonts w:ascii="Times New Roman" w:hAnsi="Times New Roman" w:cs="Times New Roman"/>
                <w:bCs/>
                <w:sz w:val="28"/>
                <w:szCs w:val="28"/>
                <w:lang w:val="en-US"/>
              </w:rPr>
              <w:t>5</w:t>
            </w:r>
          </w:p>
        </w:tc>
      </w:tr>
      <w:tr w:rsidR="001F28A2" w:rsidRPr="00EA0365" w14:paraId="337A1098" w14:textId="77777777" w:rsidTr="000A4EBA">
        <w:trPr>
          <w:trHeight w:val="492"/>
        </w:trPr>
        <w:tc>
          <w:tcPr>
            <w:tcW w:w="4497" w:type="pct"/>
            <w:vAlign w:val="center"/>
          </w:tcPr>
          <w:p w14:paraId="600CA142" w14:textId="5954531C" w:rsidR="001F28A2" w:rsidRPr="001F28A2" w:rsidRDefault="001F28A2" w:rsidP="00683E0B">
            <w:pPr>
              <w:spacing w:after="0" w:line="360" w:lineRule="auto"/>
              <w:contextualSpacing/>
              <w:jc w:val="both"/>
              <w:rPr>
                <w:rFonts w:ascii="Times New Roman" w:eastAsia="Calibri" w:hAnsi="Times New Roman" w:cs="Times New Roman"/>
                <w:sz w:val="28"/>
                <w:szCs w:val="28"/>
                <w:lang w:val="en-US"/>
              </w:rPr>
            </w:pPr>
            <w:r w:rsidRPr="001F28A2">
              <w:rPr>
                <w:rFonts w:ascii="Times New Roman" w:eastAsia="Calibri" w:hAnsi="Times New Roman" w:cs="Times New Roman"/>
                <w:sz w:val="28"/>
                <w:szCs w:val="28"/>
                <w:lang w:val="en-US"/>
              </w:rPr>
              <w:t xml:space="preserve">4. </w:t>
            </w:r>
            <w:r w:rsidR="000A4EBA" w:rsidRPr="000A4EBA">
              <w:rPr>
                <w:rFonts w:ascii="Times New Roman" w:eastAsia="Calibri" w:hAnsi="Times New Roman" w:cs="Times New Roman"/>
                <w:sz w:val="28"/>
                <w:szCs w:val="28"/>
                <w:lang w:val="en-US"/>
              </w:rPr>
              <w:t>Handling</w:t>
            </w:r>
          </w:p>
        </w:tc>
        <w:tc>
          <w:tcPr>
            <w:tcW w:w="503" w:type="pct"/>
            <w:gridSpan w:val="2"/>
          </w:tcPr>
          <w:p w14:paraId="5F935D95" w14:textId="05363C57" w:rsidR="001F28A2" w:rsidRPr="00EA0365" w:rsidRDefault="00C14111" w:rsidP="00683E0B">
            <w:pPr>
              <w:rPr>
                <w:rFonts w:ascii="Times New Roman" w:eastAsia="Calibri" w:hAnsi="Times New Roman" w:cs="Times New Roman"/>
                <w:bCs/>
                <w:sz w:val="28"/>
                <w:szCs w:val="28"/>
              </w:rPr>
            </w:pPr>
            <w:r>
              <w:rPr>
                <w:rFonts w:ascii="Times New Roman" w:eastAsia="Calibri" w:hAnsi="Times New Roman" w:cs="Times New Roman"/>
                <w:bCs/>
                <w:sz w:val="28"/>
                <w:szCs w:val="28"/>
              </w:rPr>
              <w:t>5</w:t>
            </w:r>
          </w:p>
        </w:tc>
      </w:tr>
      <w:tr w:rsidR="001F28A2" w:rsidRPr="00EA0365" w14:paraId="36DBF3DE" w14:textId="77777777" w:rsidTr="000A4EBA">
        <w:trPr>
          <w:trHeight w:val="492"/>
        </w:trPr>
        <w:tc>
          <w:tcPr>
            <w:tcW w:w="4497" w:type="pct"/>
            <w:vAlign w:val="center"/>
          </w:tcPr>
          <w:p w14:paraId="6CDB6D89" w14:textId="43865543" w:rsidR="001F28A2" w:rsidRPr="00EA0365" w:rsidRDefault="001F28A2" w:rsidP="00683E0B">
            <w:pPr>
              <w:spacing w:after="0" w:line="360" w:lineRule="auto"/>
              <w:contextualSpacing/>
              <w:jc w:val="both"/>
              <w:rPr>
                <w:rFonts w:ascii="Times New Roman" w:eastAsia="Calibri" w:hAnsi="Times New Roman" w:cs="Times New Roman"/>
                <w:sz w:val="28"/>
                <w:szCs w:val="28"/>
              </w:rPr>
            </w:pPr>
            <w:r w:rsidRPr="00EA0365">
              <w:rPr>
                <w:rFonts w:ascii="Times New Roman" w:eastAsia="Calibri" w:hAnsi="Times New Roman" w:cs="Times New Roman"/>
                <w:sz w:val="28"/>
                <w:szCs w:val="28"/>
              </w:rPr>
              <w:t xml:space="preserve">5. </w:t>
            </w:r>
            <w:proofErr w:type="spellStart"/>
            <w:r w:rsidR="000A4EBA" w:rsidRPr="000A4EBA">
              <w:rPr>
                <w:rFonts w:ascii="Times New Roman" w:eastAsia="Calibri" w:hAnsi="Times New Roman" w:cs="Times New Roman"/>
                <w:sz w:val="28"/>
                <w:szCs w:val="28"/>
              </w:rPr>
              <w:t>Installation</w:t>
            </w:r>
            <w:proofErr w:type="spellEnd"/>
          </w:p>
        </w:tc>
        <w:tc>
          <w:tcPr>
            <w:tcW w:w="503" w:type="pct"/>
            <w:gridSpan w:val="2"/>
          </w:tcPr>
          <w:p w14:paraId="39060433" w14:textId="2A058B90" w:rsidR="001F28A2" w:rsidRPr="00EA0365" w:rsidRDefault="00C14111" w:rsidP="00683E0B">
            <w:pPr>
              <w:rPr>
                <w:rFonts w:ascii="Times New Roman" w:eastAsia="Calibri" w:hAnsi="Times New Roman" w:cs="Times New Roman"/>
                <w:bCs/>
                <w:sz w:val="28"/>
                <w:szCs w:val="28"/>
              </w:rPr>
            </w:pPr>
            <w:r>
              <w:rPr>
                <w:rFonts w:ascii="Times New Roman" w:eastAsia="Calibri" w:hAnsi="Times New Roman" w:cs="Times New Roman"/>
                <w:bCs/>
                <w:sz w:val="28"/>
                <w:szCs w:val="28"/>
              </w:rPr>
              <w:t>6</w:t>
            </w:r>
          </w:p>
        </w:tc>
      </w:tr>
      <w:tr w:rsidR="001F28A2" w:rsidRPr="00EA0365" w14:paraId="2B42AB7E" w14:textId="77777777" w:rsidTr="000A4EBA">
        <w:trPr>
          <w:trHeight w:val="492"/>
        </w:trPr>
        <w:tc>
          <w:tcPr>
            <w:tcW w:w="4497" w:type="pct"/>
            <w:vAlign w:val="center"/>
          </w:tcPr>
          <w:p w14:paraId="2F274F3C" w14:textId="203F3B00" w:rsidR="001F28A2" w:rsidRPr="00EA0365" w:rsidRDefault="001F28A2" w:rsidP="00683E0B">
            <w:pPr>
              <w:spacing w:after="0" w:line="360" w:lineRule="auto"/>
              <w:contextualSpacing/>
              <w:jc w:val="both"/>
              <w:rPr>
                <w:rFonts w:ascii="Times New Roman" w:eastAsia="Calibri" w:hAnsi="Times New Roman" w:cs="Times New Roman"/>
                <w:sz w:val="28"/>
                <w:szCs w:val="28"/>
              </w:rPr>
            </w:pPr>
            <w:r w:rsidRPr="00EA0365">
              <w:rPr>
                <w:rFonts w:ascii="Times New Roman" w:eastAsia="Calibri" w:hAnsi="Times New Roman" w:cs="Times New Roman"/>
                <w:sz w:val="28"/>
                <w:szCs w:val="28"/>
              </w:rPr>
              <w:t xml:space="preserve">6. </w:t>
            </w:r>
            <w:proofErr w:type="spellStart"/>
            <w:r w:rsidR="000A4EBA" w:rsidRPr="000A4EBA">
              <w:rPr>
                <w:rFonts w:ascii="Times New Roman" w:eastAsia="Calibri" w:hAnsi="Times New Roman" w:cs="Times New Roman"/>
                <w:sz w:val="28"/>
                <w:szCs w:val="28"/>
              </w:rPr>
              <w:t>Operation</w:t>
            </w:r>
            <w:proofErr w:type="spellEnd"/>
          </w:p>
        </w:tc>
        <w:tc>
          <w:tcPr>
            <w:tcW w:w="503" w:type="pct"/>
            <w:gridSpan w:val="2"/>
          </w:tcPr>
          <w:p w14:paraId="1217847F" w14:textId="5AAB2B6D" w:rsidR="001F28A2" w:rsidRPr="00CE2A8B" w:rsidRDefault="005B35E2" w:rsidP="00683E0B">
            <w:pPr>
              <w:rPr>
                <w:rFonts w:ascii="Times New Roman" w:eastAsia="Calibri" w:hAnsi="Times New Roman" w:cs="Times New Roman"/>
                <w:bCs/>
                <w:sz w:val="28"/>
                <w:szCs w:val="28"/>
                <w:lang w:val="en-US"/>
              </w:rPr>
            </w:pPr>
            <w:ins w:id="0" w:author="USER1" w:date="2020-07-07T10:15:00Z">
              <w:r>
                <w:rPr>
                  <w:rFonts w:ascii="Times New Roman" w:eastAsia="Calibri" w:hAnsi="Times New Roman" w:cs="Times New Roman"/>
                  <w:bCs/>
                  <w:sz w:val="28"/>
                  <w:szCs w:val="28"/>
                  <w:lang w:val="en-US"/>
                </w:rPr>
                <w:t>8</w:t>
              </w:r>
            </w:ins>
            <w:del w:id="1" w:author="USER1" w:date="2020-07-07T10:15:00Z">
              <w:r w:rsidR="004F209B" w:rsidDel="005B35E2">
                <w:rPr>
                  <w:rFonts w:ascii="Times New Roman" w:eastAsia="Calibri" w:hAnsi="Times New Roman" w:cs="Times New Roman"/>
                  <w:bCs/>
                  <w:sz w:val="28"/>
                  <w:szCs w:val="28"/>
                  <w:lang w:val="en-US"/>
                </w:rPr>
                <w:delText>7</w:delText>
              </w:r>
            </w:del>
          </w:p>
        </w:tc>
      </w:tr>
      <w:tr w:rsidR="000A4EBA" w:rsidRPr="00EA0365" w14:paraId="785F533B" w14:textId="77777777" w:rsidTr="000A4EBA">
        <w:trPr>
          <w:trHeight w:val="492"/>
        </w:trPr>
        <w:tc>
          <w:tcPr>
            <w:tcW w:w="4497" w:type="pct"/>
            <w:vAlign w:val="center"/>
          </w:tcPr>
          <w:p w14:paraId="5B214BB4" w14:textId="7636B9EF" w:rsidR="000A4EBA" w:rsidRPr="00EA0365" w:rsidRDefault="000A4EBA" w:rsidP="000A4EBA">
            <w:p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7</w:t>
            </w:r>
            <w:r w:rsidRPr="00EA0365">
              <w:rPr>
                <w:rFonts w:ascii="Times New Roman" w:eastAsia="Calibri" w:hAnsi="Times New Roman" w:cs="Times New Roman"/>
                <w:sz w:val="28"/>
                <w:szCs w:val="28"/>
              </w:rPr>
              <w:t xml:space="preserve">. </w:t>
            </w:r>
            <w:proofErr w:type="spellStart"/>
            <w:r w:rsidR="00405855" w:rsidRPr="00405855">
              <w:rPr>
                <w:rFonts w:ascii="Times New Roman" w:eastAsia="Calibri" w:hAnsi="Times New Roman" w:cs="Times New Roman"/>
                <w:sz w:val="28"/>
                <w:szCs w:val="28"/>
              </w:rPr>
              <w:t>Troubleshooting</w:t>
            </w:r>
            <w:proofErr w:type="spellEnd"/>
          </w:p>
        </w:tc>
        <w:tc>
          <w:tcPr>
            <w:tcW w:w="503" w:type="pct"/>
            <w:gridSpan w:val="2"/>
          </w:tcPr>
          <w:p w14:paraId="27621228" w14:textId="3693C10A" w:rsidR="000A4EBA" w:rsidRPr="00CE2A8B" w:rsidRDefault="004F209B" w:rsidP="000A4EBA">
            <w:pPr>
              <w:rPr>
                <w:rFonts w:ascii="Times New Roman" w:eastAsia="Calibri" w:hAnsi="Times New Roman" w:cs="Times New Roman"/>
                <w:bCs/>
                <w:sz w:val="28"/>
                <w:szCs w:val="28"/>
                <w:lang w:val="en-US"/>
              </w:rPr>
            </w:pPr>
            <w:r>
              <w:rPr>
                <w:rFonts w:ascii="Times New Roman" w:eastAsia="Calibri" w:hAnsi="Times New Roman" w:cs="Times New Roman"/>
                <w:bCs/>
                <w:sz w:val="28"/>
                <w:szCs w:val="28"/>
                <w:lang w:val="en-US"/>
              </w:rPr>
              <w:t>8</w:t>
            </w:r>
          </w:p>
        </w:tc>
      </w:tr>
      <w:tr w:rsidR="000A4EBA" w:rsidRPr="00EA0365" w14:paraId="6F40C697" w14:textId="77777777" w:rsidTr="000A4EBA">
        <w:trPr>
          <w:trHeight w:val="492"/>
        </w:trPr>
        <w:tc>
          <w:tcPr>
            <w:tcW w:w="4497" w:type="pct"/>
            <w:vAlign w:val="center"/>
          </w:tcPr>
          <w:p w14:paraId="00AA5E8E" w14:textId="57729DCC" w:rsidR="000A4EBA" w:rsidRPr="00EA0365" w:rsidRDefault="000A4EBA" w:rsidP="000A4EBA">
            <w:p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8</w:t>
            </w:r>
            <w:r w:rsidRPr="00EA0365">
              <w:rPr>
                <w:rFonts w:ascii="Times New Roman" w:eastAsia="Calibri" w:hAnsi="Times New Roman" w:cs="Times New Roman"/>
                <w:sz w:val="28"/>
                <w:szCs w:val="28"/>
              </w:rPr>
              <w:t xml:space="preserve">. </w:t>
            </w:r>
            <w:proofErr w:type="spellStart"/>
            <w:r w:rsidR="00405855" w:rsidRPr="00405855">
              <w:rPr>
                <w:rFonts w:ascii="Times New Roman" w:eastAsia="Calibri" w:hAnsi="Times New Roman" w:cs="Times New Roman"/>
                <w:sz w:val="28"/>
                <w:szCs w:val="28"/>
              </w:rPr>
              <w:t>Maintenance</w:t>
            </w:r>
            <w:proofErr w:type="spellEnd"/>
          </w:p>
        </w:tc>
        <w:tc>
          <w:tcPr>
            <w:tcW w:w="503" w:type="pct"/>
            <w:gridSpan w:val="2"/>
          </w:tcPr>
          <w:p w14:paraId="22FA1693" w14:textId="3DD0DA1C" w:rsidR="000A4EBA" w:rsidRPr="00CE2A8B" w:rsidRDefault="004F209B" w:rsidP="000A4EBA">
            <w:pPr>
              <w:rPr>
                <w:rFonts w:ascii="Times New Roman" w:eastAsia="Calibri" w:hAnsi="Times New Roman" w:cs="Times New Roman"/>
                <w:bCs/>
                <w:sz w:val="28"/>
                <w:szCs w:val="28"/>
                <w:lang w:val="en-US"/>
              </w:rPr>
            </w:pPr>
            <w:r>
              <w:rPr>
                <w:rFonts w:ascii="Times New Roman" w:eastAsia="Calibri" w:hAnsi="Times New Roman" w:cs="Times New Roman"/>
                <w:bCs/>
                <w:sz w:val="28"/>
                <w:szCs w:val="28"/>
                <w:lang w:val="en-US"/>
              </w:rPr>
              <w:t>8</w:t>
            </w:r>
          </w:p>
        </w:tc>
      </w:tr>
      <w:tr w:rsidR="000A4EBA" w:rsidRPr="00EA0365" w14:paraId="3FD36FE0" w14:textId="77777777" w:rsidTr="000A4EBA">
        <w:trPr>
          <w:gridAfter w:val="1"/>
          <w:wAfter w:w="92" w:type="pct"/>
          <w:trHeight w:val="492"/>
        </w:trPr>
        <w:tc>
          <w:tcPr>
            <w:tcW w:w="4497" w:type="pct"/>
            <w:vAlign w:val="center"/>
          </w:tcPr>
          <w:p w14:paraId="2311C0CA" w14:textId="47F6E110" w:rsidR="000A4EBA" w:rsidRPr="00EA0365" w:rsidRDefault="000A4EBA" w:rsidP="000A4EBA">
            <w:p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9</w:t>
            </w:r>
            <w:r w:rsidRPr="00EA0365">
              <w:rPr>
                <w:rFonts w:ascii="Times New Roman" w:eastAsia="Calibri" w:hAnsi="Times New Roman" w:cs="Times New Roman"/>
                <w:sz w:val="28"/>
                <w:szCs w:val="28"/>
              </w:rPr>
              <w:t xml:space="preserve">. </w:t>
            </w:r>
            <w:proofErr w:type="spellStart"/>
            <w:r w:rsidR="00405855" w:rsidRPr="00405855">
              <w:rPr>
                <w:rFonts w:ascii="Times New Roman" w:eastAsia="Calibri" w:hAnsi="Times New Roman" w:cs="Times New Roman"/>
                <w:sz w:val="28"/>
                <w:szCs w:val="28"/>
              </w:rPr>
              <w:t>Storage</w:t>
            </w:r>
            <w:proofErr w:type="spellEnd"/>
          </w:p>
        </w:tc>
        <w:tc>
          <w:tcPr>
            <w:tcW w:w="411" w:type="pct"/>
          </w:tcPr>
          <w:p w14:paraId="7B1DC31F" w14:textId="6793C2A6" w:rsidR="000A4EBA" w:rsidRPr="00CE2A8B" w:rsidRDefault="004F209B" w:rsidP="000A4EBA">
            <w:pPr>
              <w:rPr>
                <w:rFonts w:ascii="Times New Roman" w:eastAsia="Calibri" w:hAnsi="Times New Roman" w:cs="Times New Roman"/>
                <w:bCs/>
                <w:sz w:val="28"/>
                <w:szCs w:val="28"/>
                <w:lang w:val="en-US"/>
              </w:rPr>
            </w:pPr>
            <w:del w:id="2" w:author="USER1" w:date="2020-10-26T10:17:00Z">
              <w:r w:rsidDel="00A20F38">
                <w:rPr>
                  <w:rFonts w:ascii="Times New Roman" w:eastAsia="Calibri" w:hAnsi="Times New Roman" w:cs="Times New Roman"/>
                  <w:bCs/>
                  <w:sz w:val="28"/>
                  <w:szCs w:val="28"/>
                  <w:lang w:val="en-US"/>
                </w:rPr>
                <w:delText>8</w:delText>
              </w:r>
            </w:del>
            <w:ins w:id="3" w:author="USER1" w:date="2020-10-26T10:17:00Z">
              <w:r w:rsidR="00A20F38">
                <w:rPr>
                  <w:rFonts w:ascii="Times New Roman" w:eastAsia="Calibri" w:hAnsi="Times New Roman" w:cs="Times New Roman"/>
                  <w:bCs/>
                  <w:sz w:val="28"/>
                  <w:szCs w:val="28"/>
                  <w:lang w:val="en-US"/>
                </w:rPr>
                <w:t>9</w:t>
              </w:r>
            </w:ins>
          </w:p>
        </w:tc>
      </w:tr>
      <w:tr w:rsidR="00405855" w:rsidRPr="00EA0365" w14:paraId="69CAAA01" w14:textId="77777777" w:rsidTr="000A4EBA">
        <w:trPr>
          <w:gridAfter w:val="1"/>
          <w:wAfter w:w="92" w:type="pct"/>
          <w:trHeight w:val="492"/>
        </w:trPr>
        <w:tc>
          <w:tcPr>
            <w:tcW w:w="4497" w:type="pct"/>
            <w:vAlign w:val="center"/>
          </w:tcPr>
          <w:p w14:paraId="24780732" w14:textId="5A833983" w:rsidR="00405855" w:rsidRDefault="00405855" w:rsidP="000A4EBA">
            <w:pPr>
              <w:spacing w:after="0" w:line="360" w:lineRule="auto"/>
              <w:contextualSpacing/>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10</w:t>
            </w:r>
            <w:r w:rsidRPr="00EA0365">
              <w:rPr>
                <w:rFonts w:ascii="Times New Roman" w:eastAsia="Calibri" w:hAnsi="Times New Roman" w:cs="Times New Roman"/>
                <w:sz w:val="28"/>
                <w:szCs w:val="28"/>
              </w:rPr>
              <w:t xml:space="preserve">. </w:t>
            </w:r>
            <w:proofErr w:type="spellStart"/>
            <w:r w:rsidRPr="00405855">
              <w:rPr>
                <w:rFonts w:ascii="Times New Roman" w:eastAsia="Calibri" w:hAnsi="Times New Roman" w:cs="Times New Roman"/>
                <w:sz w:val="28"/>
                <w:szCs w:val="28"/>
              </w:rPr>
              <w:t>Recycling</w:t>
            </w:r>
            <w:proofErr w:type="spellEnd"/>
          </w:p>
        </w:tc>
        <w:tc>
          <w:tcPr>
            <w:tcW w:w="411" w:type="pct"/>
          </w:tcPr>
          <w:p w14:paraId="2BB8C0D6" w14:textId="3774C0FC" w:rsidR="00405855" w:rsidRDefault="004F209B" w:rsidP="000A4EBA">
            <w:pPr>
              <w:rPr>
                <w:rFonts w:ascii="Times New Roman" w:eastAsia="Calibri" w:hAnsi="Times New Roman" w:cs="Times New Roman"/>
                <w:bCs/>
                <w:sz w:val="28"/>
                <w:szCs w:val="28"/>
                <w:lang w:val="en-US"/>
              </w:rPr>
            </w:pPr>
            <w:r>
              <w:rPr>
                <w:rFonts w:ascii="Times New Roman" w:eastAsia="Calibri" w:hAnsi="Times New Roman" w:cs="Times New Roman"/>
                <w:bCs/>
                <w:sz w:val="28"/>
                <w:szCs w:val="28"/>
                <w:lang w:val="en-US"/>
              </w:rPr>
              <w:t>9</w:t>
            </w:r>
          </w:p>
        </w:tc>
      </w:tr>
    </w:tbl>
    <w:p w14:paraId="510831B7" w14:textId="77777777" w:rsidR="001F28A2" w:rsidRDefault="001F28A2"/>
    <w:p w14:paraId="426826A7" w14:textId="77777777" w:rsidR="001F28A2" w:rsidRDefault="001F28A2">
      <w:r>
        <w:br w:type="page"/>
      </w:r>
    </w:p>
    <w:p w14:paraId="309FA119" w14:textId="77777777" w:rsidR="001F28A2" w:rsidRPr="00753AA1" w:rsidRDefault="001F28A2" w:rsidP="001F28A2">
      <w:pPr>
        <w:rPr>
          <w:rFonts w:ascii="Times New Roman" w:hAnsi="Times New Roman" w:cs="Times New Roman"/>
          <w:b/>
          <w:sz w:val="32"/>
          <w:szCs w:val="32"/>
          <w:lang w:val="en-US"/>
        </w:rPr>
      </w:pPr>
      <w:r w:rsidRPr="00753AA1">
        <w:rPr>
          <w:rFonts w:ascii="Times New Roman" w:hAnsi="Times New Roman" w:cs="Times New Roman"/>
          <w:b/>
          <w:sz w:val="32"/>
          <w:szCs w:val="32"/>
          <w:lang w:val="en-US"/>
        </w:rPr>
        <w:lastRenderedPageBreak/>
        <w:t>Preamble</w:t>
      </w:r>
    </w:p>
    <w:p w14:paraId="1C04F94F" w14:textId="3579821D" w:rsidR="00753AA1" w:rsidRPr="00753AA1" w:rsidRDefault="001538E9" w:rsidP="00745E22">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 xml:space="preserve">This document contains the information on installation, operation, troubleshooting, maintenance, storage and recycling </w:t>
      </w:r>
      <w:r w:rsidR="008D4B5B" w:rsidRPr="00753AA1">
        <w:rPr>
          <w:rFonts w:ascii="Times New Roman" w:hAnsi="Times New Roman" w:cs="Times New Roman"/>
          <w:sz w:val="28"/>
          <w:szCs w:val="28"/>
          <w:lang w:val="en-US"/>
        </w:rPr>
        <w:t xml:space="preserve">of </w:t>
      </w:r>
      <w:r w:rsidR="00407067" w:rsidRPr="00753AA1">
        <w:rPr>
          <w:rFonts w:ascii="Times New Roman" w:hAnsi="Times New Roman" w:cs="Times New Roman"/>
          <w:sz w:val="28"/>
          <w:szCs w:val="28"/>
          <w:lang w:val="en-US"/>
        </w:rPr>
        <w:t xml:space="preserve">the Beam Diagnostic (BD) component Tune and Longitudinal diagnostics, </w:t>
      </w:r>
      <w:r w:rsidR="008D4B5B" w:rsidRPr="00753AA1">
        <w:rPr>
          <w:rFonts w:ascii="Times New Roman" w:hAnsi="Times New Roman" w:cs="Times New Roman"/>
          <w:sz w:val="28"/>
          <w:szCs w:val="28"/>
          <w:lang w:val="en-US"/>
        </w:rPr>
        <w:t>S</w:t>
      </w:r>
      <w:r w:rsidR="00407067" w:rsidRPr="00753AA1">
        <w:rPr>
          <w:rFonts w:ascii="Times New Roman" w:hAnsi="Times New Roman" w:cs="Times New Roman"/>
          <w:sz w:val="28"/>
          <w:szCs w:val="28"/>
          <w:lang w:val="en-US"/>
        </w:rPr>
        <w:t>c</w:t>
      </w:r>
      <w:r w:rsidR="008D4B5B" w:rsidRPr="00753AA1">
        <w:rPr>
          <w:rFonts w:ascii="Times New Roman" w:hAnsi="Times New Roman" w:cs="Times New Roman"/>
          <w:sz w:val="28"/>
          <w:szCs w:val="28"/>
          <w:lang w:val="en-US"/>
        </w:rPr>
        <w:t>hottky Pickup for the FAIR Collector Ring (CR) System.</w:t>
      </w:r>
    </w:p>
    <w:p w14:paraId="14D4ABA3" w14:textId="1D41E8A1" w:rsidR="001538E9" w:rsidRPr="00753AA1" w:rsidRDefault="001538E9" w:rsidP="00745E22">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Reliability and longevity of the Schottky system depends not only on quality of manufacturing of the equipment, but also on proper compliance with installation requirements, operating modes and ambient operating conditions. Therefore, fulfillment of all requirements set in the Installation and Operation Manual is mandatory.</w:t>
      </w:r>
    </w:p>
    <w:p w14:paraId="73FB0D93" w14:textId="680933B3" w:rsidR="008D4B5B" w:rsidRPr="00753AA1" w:rsidRDefault="001538E9" w:rsidP="00AF16E0">
      <w:pPr>
        <w:pStyle w:val="a4"/>
        <w:numPr>
          <w:ilvl w:val="0"/>
          <w:numId w:val="1"/>
        </w:numPr>
        <w:ind w:left="0" w:firstLine="0"/>
        <w:rPr>
          <w:rFonts w:ascii="Times New Roman" w:hAnsi="Times New Roman" w:cs="Times New Roman"/>
          <w:b/>
          <w:sz w:val="32"/>
          <w:szCs w:val="32"/>
          <w:lang w:val="en-US"/>
        </w:rPr>
      </w:pPr>
      <w:r w:rsidRPr="00753AA1">
        <w:rPr>
          <w:rFonts w:ascii="Times New Roman" w:hAnsi="Times New Roman" w:cs="Times New Roman"/>
          <w:b/>
          <w:sz w:val="32"/>
          <w:szCs w:val="32"/>
          <w:lang w:val="en-US"/>
        </w:rPr>
        <w:t>Introduction</w:t>
      </w:r>
    </w:p>
    <w:p w14:paraId="29CD0181" w14:textId="575722CA" w:rsidR="001538E9" w:rsidRPr="00753AA1" w:rsidRDefault="001538E9" w:rsidP="001538E9">
      <w:pPr>
        <w:jc w:val="both"/>
        <w:rPr>
          <w:rFonts w:ascii="Times New Roman" w:hAnsi="Times New Roman" w:cs="Times New Roman"/>
          <w:b/>
          <w:bCs/>
          <w:sz w:val="28"/>
          <w:szCs w:val="28"/>
          <w:lang w:val="en-US"/>
        </w:rPr>
      </w:pPr>
      <w:r w:rsidRPr="00753AA1">
        <w:rPr>
          <w:rFonts w:ascii="Times New Roman" w:hAnsi="Times New Roman" w:cs="Times New Roman"/>
          <w:b/>
          <w:bCs/>
          <w:sz w:val="28"/>
          <w:szCs w:val="28"/>
          <w:lang w:val="en-US"/>
        </w:rPr>
        <w:t>Intended use</w:t>
      </w:r>
    </w:p>
    <w:p w14:paraId="0F2A0B0E" w14:textId="060931ED" w:rsidR="001538E9" w:rsidRPr="00753AA1" w:rsidRDefault="001538E9" w:rsidP="001538E9">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 xml:space="preserve">Schottky Pickup is designed for non-perturbative beam diagnostics, which allow you to measure the most fundamental beam parameters like e.g. revolution frequency, momentum spread, incoherent </w:t>
      </w:r>
      <w:proofErr w:type="spellStart"/>
      <w:r w:rsidRPr="00753AA1">
        <w:rPr>
          <w:rFonts w:ascii="Times New Roman" w:hAnsi="Times New Roman" w:cs="Times New Roman"/>
          <w:sz w:val="28"/>
          <w:szCs w:val="28"/>
          <w:lang w:val="en-US"/>
        </w:rPr>
        <w:t>betatrone</w:t>
      </w:r>
      <w:proofErr w:type="spellEnd"/>
      <w:r w:rsidRPr="00753AA1">
        <w:rPr>
          <w:rFonts w:ascii="Times New Roman" w:hAnsi="Times New Roman" w:cs="Times New Roman"/>
          <w:sz w:val="28"/>
          <w:szCs w:val="28"/>
          <w:lang w:val="en-US"/>
        </w:rPr>
        <w:t xml:space="preserve"> tunes. Moreover, Schottky signals can be used for the more advanced diagnostic of the machine chromaticity, rms transversal beam emittance or even for the monitoring of the beam intensity for very low-current beams. Schottky measurements can be applied to bunched as well as un-bunched (coasting) beam.</w:t>
      </w:r>
    </w:p>
    <w:p w14:paraId="4267B10B" w14:textId="0FD23AE5" w:rsidR="00A3797F" w:rsidRPr="00753AA1" w:rsidRDefault="00A3797F" w:rsidP="001538E9">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Comprises items related to the Work Packages: PSP 2.5.6.3.2.</w:t>
      </w:r>
    </w:p>
    <w:p w14:paraId="1EFFC8B8" w14:textId="77777777" w:rsidR="00A3797F" w:rsidRPr="00753AA1" w:rsidRDefault="00A3797F" w:rsidP="00745E22">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 xml:space="preserve">The detailed information about Schottky Pickup for the Collector Ring (CR) is described in detailed specification – </w:t>
      </w:r>
      <w:r w:rsidRPr="00753AA1">
        <w:rPr>
          <w:rFonts w:ascii="Times New Roman" w:hAnsi="Times New Roman" w:cs="Times New Roman"/>
          <w:i/>
          <w:sz w:val="28"/>
          <w:szCs w:val="28"/>
          <w:lang w:val="en-US"/>
        </w:rPr>
        <w:t>F-DS-BD-34e_Special_SchottkyPickup_CR_v2.5_docx_cpdf</w:t>
      </w:r>
      <w:r w:rsidRPr="00753AA1">
        <w:rPr>
          <w:rFonts w:ascii="Times New Roman" w:hAnsi="Times New Roman" w:cs="Times New Roman"/>
          <w:sz w:val="28"/>
          <w:szCs w:val="28"/>
          <w:lang w:val="en-US"/>
        </w:rPr>
        <w:t xml:space="preserve"> – located at https://edms.cern.ch/document/1560768/2.5.1.</w:t>
      </w:r>
    </w:p>
    <w:p w14:paraId="41BBB7E7" w14:textId="6F89FE12" w:rsidR="001538E9" w:rsidRPr="00753AA1" w:rsidRDefault="001538E9" w:rsidP="00745E22">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Schottky system are produced in accordance with the technical specifications. Schottky system must be used in accordance with the technical specifications and delivered documentation.</w:t>
      </w:r>
    </w:p>
    <w:p w14:paraId="72E9E252" w14:textId="77777777" w:rsidR="00753AA1" w:rsidRPr="00753AA1" w:rsidRDefault="00753AA1" w:rsidP="00753AA1">
      <w:pPr>
        <w:jc w:val="both"/>
        <w:rPr>
          <w:rFonts w:ascii="Times New Roman" w:hAnsi="Times New Roman" w:cs="Times New Roman"/>
          <w:b/>
          <w:bCs/>
          <w:sz w:val="28"/>
          <w:szCs w:val="28"/>
          <w:lang w:val="en-US"/>
        </w:rPr>
      </w:pPr>
      <w:r w:rsidRPr="00753AA1">
        <w:rPr>
          <w:rFonts w:ascii="Times New Roman" w:hAnsi="Times New Roman" w:cs="Times New Roman"/>
          <w:b/>
          <w:bCs/>
          <w:sz w:val="28"/>
          <w:szCs w:val="28"/>
          <w:lang w:val="en-US"/>
        </w:rPr>
        <w:t>Product identification</w:t>
      </w:r>
    </w:p>
    <w:p w14:paraId="119C4D24" w14:textId="428C66D8" w:rsidR="00753AA1" w:rsidRPr="00753AA1" w:rsidRDefault="00753AA1" w:rsidP="00753AA1">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Schottky pickup is labeled with a metal tag containing their identification information. The basic identification is given by the ITEP serial number.</w:t>
      </w:r>
    </w:p>
    <w:p w14:paraId="2C726715" w14:textId="77777777" w:rsidR="00753AA1" w:rsidRDefault="00753AA1" w:rsidP="00753AA1">
      <w:pPr>
        <w:jc w:val="both"/>
        <w:rPr>
          <w:rFonts w:ascii="Times New Roman" w:hAnsi="Times New Roman" w:cs="Times New Roman"/>
          <w:b/>
          <w:bCs/>
          <w:sz w:val="28"/>
          <w:szCs w:val="28"/>
          <w:lang w:val="en-US"/>
        </w:rPr>
      </w:pPr>
    </w:p>
    <w:p w14:paraId="028707B6" w14:textId="77777777" w:rsidR="00753AA1" w:rsidRDefault="00753AA1" w:rsidP="00753AA1">
      <w:pPr>
        <w:jc w:val="both"/>
        <w:rPr>
          <w:rFonts w:ascii="Times New Roman" w:hAnsi="Times New Roman" w:cs="Times New Roman"/>
          <w:b/>
          <w:bCs/>
          <w:sz w:val="28"/>
          <w:szCs w:val="28"/>
          <w:lang w:val="en-US"/>
        </w:rPr>
      </w:pPr>
    </w:p>
    <w:p w14:paraId="3448208A" w14:textId="3BE95C4F" w:rsidR="00753AA1" w:rsidRPr="00753AA1" w:rsidRDefault="00753AA1" w:rsidP="00753AA1">
      <w:pPr>
        <w:jc w:val="both"/>
        <w:rPr>
          <w:rFonts w:ascii="Times New Roman" w:hAnsi="Times New Roman" w:cs="Times New Roman"/>
          <w:b/>
          <w:bCs/>
          <w:sz w:val="28"/>
          <w:szCs w:val="28"/>
          <w:lang w:val="en-US"/>
        </w:rPr>
      </w:pPr>
      <w:r w:rsidRPr="00753AA1">
        <w:rPr>
          <w:rFonts w:ascii="Times New Roman" w:hAnsi="Times New Roman" w:cs="Times New Roman"/>
          <w:b/>
          <w:bCs/>
          <w:sz w:val="28"/>
          <w:szCs w:val="28"/>
          <w:lang w:val="en-US"/>
        </w:rPr>
        <w:lastRenderedPageBreak/>
        <w:t>Personnel</w:t>
      </w:r>
    </w:p>
    <w:p w14:paraId="1C1D049C" w14:textId="7D1EC4E1" w:rsidR="00753AA1" w:rsidRPr="00753AA1" w:rsidRDefault="00753AA1" w:rsidP="00745E22">
      <w:pPr>
        <w:jc w:val="both"/>
        <w:rPr>
          <w:rFonts w:ascii="Times New Roman" w:hAnsi="Times New Roman" w:cs="Times New Roman"/>
          <w:sz w:val="28"/>
          <w:szCs w:val="28"/>
          <w:lang w:val="en-US"/>
        </w:rPr>
      </w:pPr>
      <w:r w:rsidRPr="00753AA1">
        <w:rPr>
          <w:rFonts w:ascii="Times New Roman" w:hAnsi="Times New Roman" w:cs="Times New Roman"/>
          <w:sz w:val="28"/>
          <w:szCs w:val="28"/>
          <w:lang w:val="en-US"/>
        </w:rPr>
        <w:t>Only qualified and authorized personnel may perform installation, operation and maintenance of the Schottky pickup, and only with a valid Work Permits.</w:t>
      </w:r>
    </w:p>
    <w:p w14:paraId="59276B1F" w14:textId="397613B4" w:rsidR="00A3797F" w:rsidRPr="00753AA1" w:rsidRDefault="00753AA1" w:rsidP="00745E22">
      <w:pPr>
        <w:pStyle w:val="a4"/>
        <w:numPr>
          <w:ilvl w:val="0"/>
          <w:numId w:val="1"/>
        </w:numPr>
        <w:ind w:left="0" w:firstLine="0"/>
        <w:rPr>
          <w:rFonts w:ascii="Times New Roman" w:hAnsi="Times New Roman" w:cs="Times New Roman"/>
          <w:b/>
          <w:sz w:val="32"/>
          <w:szCs w:val="32"/>
          <w:lang w:val="en-US"/>
        </w:rPr>
      </w:pPr>
      <w:r w:rsidRPr="00753AA1">
        <w:rPr>
          <w:rFonts w:ascii="Times New Roman" w:hAnsi="Times New Roman" w:cs="Times New Roman"/>
          <w:b/>
          <w:sz w:val="32"/>
          <w:szCs w:val="32"/>
          <w:lang w:val="en-US"/>
        </w:rPr>
        <w:t>Technical parameters</w:t>
      </w:r>
    </w:p>
    <w:p w14:paraId="574AEA3C" w14:textId="64759728" w:rsidR="00753AA1" w:rsidRPr="00753AA1" w:rsidRDefault="00753AA1" w:rsidP="008D4B5B">
      <w:pPr>
        <w:rPr>
          <w:rFonts w:ascii="Times New Roman" w:hAnsi="Times New Roman" w:cs="Times New Roman"/>
          <w:sz w:val="28"/>
          <w:szCs w:val="28"/>
          <w:lang w:val="en-US"/>
        </w:rPr>
      </w:pPr>
      <w:r w:rsidRPr="00753AA1">
        <w:rPr>
          <w:rFonts w:ascii="Times New Roman" w:hAnsi="Times New Roman" w:cs="Times New Roman"/>
          <w:sz w:val="28"/>
          <w:szCs w:val="28"/>
          <w:lang w:val="en-US"/>
        </w:rPr>
        <w:t>The functional parameters of the CR Schottky System are listed below.</w:t>
      </w:r>
    </w:p>
    <w:p w14:paraId="1C489B2C" w14:textId="77777777" w:rsidR="009421E3" w:rsidRPr="009421E3" w:rsidRDefault="009421E3" w:rsidP="009421E3">
      <w:pPr>
        <w:pStyle w:val="Figure"/>
        <w:rPr>
          <w:sz w:val="28"/>
          <w:szCs w:val="28"/>
        </w:rPr>
      </w:pPr>
      <w:bookmarkStart w:id="4" w:name="_Ref35602315"/>
      <w:r w:rsidRPr="009421E3">
        <w:rPr>
          <w:sz w:val="28"/>
          <w:szCs w:val="28"/>
        </w:rPr>
        <w:t xml:space="preserve">Table </w:t>
      </w:r>
      <w:bookmarkEnd w:id="4"/>
      <w:r w:rsidRPr="009421E3">
        <w:rPr>
          <w:sz w:val="28"/>
          <w:szCs w:val="28"/>
        </w:rPr>
        <w:t>1 Basic component parameters for CR</w:t>
      </w:r>
    </w:p>
    <w:tbl>
      <w:tblPr>
        <w:tblStyle w:val="a3"/>
        <w:tblW w:w="9345" w:type="dxa"/>
        <w:tblLook w:val="04A0" w:firstRow="1" w:lastRow="0" w:firstColumn="1" w:lastColumn="0" w:noHBand="0" w:noVBand="1"/>
      </w:tblPr>
      <w:tblGrid>
        <w:gridCol w:w="3964"/>
        <w:gridCol w:w="2266"/>
        <w:gridCol w:w="3115"/>
      </w:tblGrid>
      <w:tr w:rsidR="009421E3" w:rsidRPr="009421E3" w:rsidDel="004B35D9" w14:paraId="6C31511E" w14:textId="57629038" w:rsidTr="004B35D9">
        <w:trPr>
          <w:del w:id="5" w:author="USER1" w:date="2020-12-21T11:16:00Z"/>
        </w:trPr>
        <w:tc>
          <w:tcPr>
            <w:tcW w:w="3963" w:type="dxa"/>
          </w:tcPr>
          <w:p w14:paraId="28759AE9" w14:textId="2E227E2C" w:rsidR="009421E3" w:rsidRPr="009421E3" w:rsidDel="004B35D9" w:rsidRDefault="009421E3" w:rsidP="00407967">
            <w:pPr>
              <w:rPr>
                <w:del w:id="6" w:author="USER1" w:date="2020-12-21T11:16:00Z"/>
                <w:rFonts w:ascii="Times New Roman" w:hAnsi="Times New Roman" w:cs="Times New Roman"/>
                <w:sz w:val="28"/>
                <w:szCs w:val="28"/>
              </w:rPr>
            </w:pPr>
            <w:del w:id="7" w:author="USER1" w:date="2020-12-21T11:16:00Z">
              <w:r w:rsidRPr="009421E3" w:rsidDel="004B35D9">
                <w:rPr>
                  <w:rFonts w:ascii="Times New Roman" w:hAnsi="Times New Roman" w:cs="Times New Roman"/>
                  <w:sz w:val="28"/>
                  <w:szCs w:val="28"/>
                </w:rPr>
                <w:delText>Parameter</w:delText>
              </w:r>
            </w:del>
          </w:p>
        </w:tc>
        <w:tc>
          <w:tcPr>
            <w:tcW w:w="2266" w:type="dxa"/>
          </w:tcPr>
          <w:p w14:paraId="42C4B1C3" w14:textId="7C4F2BC2" w:rsidR="009421E3" w:rsidRPr="009421E3" w:rsidDel="004B35D9" w:rsidRDefault="009421E3" w:rsidP="00407967">
            <w:pPr>
              <w:rPr>
                <w:del w:id="8" w:author="USER1" w:date="2020-12-21T11:16:00Z"/>
                <w:rFonts w:ascii="Times New Roman" w:hAnsi="Times New Roman" w:cs="Times New Roman"/>
                <w:sz w:val="28"/>
                <w:szCs w:val="28"/>
              </w:rPr>
            </w:pPr>
            <w:del w:id="9" w:author="USER1" w:date="2020-12-21T11:16:00Z">
              <w:r w:rsidRPr="009421E3" w:rsidDel="004B35D9">
                <w:rPr>
                  <w:rFonts w:ascii="Times New Roman" w:hAnsi="Times New Roman" w:cs="Times New Roman"/>
                  <w:sz w:val="28"/>
                  <w:szCs w:val="28"/>
                </w:rPr>
                <w:delText>Value</w:delText>
              </w:r>
            </w:del>
          </w:p>
        </w:tc>
        <w:tc>
          <w:tcPr>
            <w:tcW w:w="3115" w:type="dxa"/>
          </w:tcPr>
          <w:p w14:paraId="0EE46CDF" w14:textId="044EA026" w:rsidR="009421E3" w:rsidRPr="009421E3" w:rsidDel="004B35D9" w:rsidRDefault="009421E3" w:rsidP="00407967">
            <w:pPr>
              <w:rPr>
                <w:del w:id="10" w:author="USER1" w:date="2020-12-21T11:16:00Z"/>
                <w:rFonts w:ascii="Times New Roman" w:hAnsi="Times New Roman" w:cs="Times New Roman"/>
                <w:sz w:val="28"/>
                <w:szCs w:val="28"/>
              </w:rPr>
            </w:pPr>
            <w:del w:id="11" w:author="USER1" w:date="2020-12-21T11:16:00Z">
              <w:r w:rsidRPr="009421E3" w:rsidDel="004B35D9">
                <w:rPr>
                  <w:rFonts w:ascii="Times New Roman" w:hAnsi="Times New Roman" w:cs="Times New Roman"/>
                  <w:sz w:val="28"/>
                  <w:szCs w:val="28"/>
                </w:rPr>
                <w:delText>Unit</w:delText>
              </w:r>
            </w:del>
          </w:p>
        </w:tc>
      </w:tr>
      <w:tr w:rsidR="009421E3" w:rsidRPr="009421E3" w:rsidDel="004B35D9" w14:paraId="47E4BA84" w14:textId="7020CA4C" w:rsidTr="004B35D9">
        <w:trPr>
          <w:del w:id="12" w:author="USER1" w:date="2020-12-21T11:16:00Z"/>
        </w:trPr>
        <w:tc>
          <w:tcPr>
            <w:tcW w:w="3963" w:type="dxa"/>
          </w:tcPr>
          <w:p w14:paraId="3B01EF40" w14:textId="7B4399F1" w:rsidR="009421E3" w:rsidRPr="009421E3" w:rsidDel="004B35D9" w:rsidRDefault="009421E3" w:rsidP="00407967">
            <w:pPr>
              <w:rPr>
                <w:del w:id="13" w:author="USER1" w:date="2020-12-21T11:16:00Z"/>
                <w:rFonts w:ascii="Times New Roman" w:hAnsi="Times New Roman" w:cs="Times New Roman"/>
                <w:b/>
                <w:bCs/>
                <w:sz w:val="28"/>
                <w:szCs w:val="28"/>
              </w:rPr>
            </w:pPr>
            <w:del w:id="14" w:author="USER1" w:date="2020-12-21T11:16:00Z">
              <w:r w:rsidRPr="009421E3" w:rsidDel="004B35D9">
                <w:rPr>
                  <w:rFonts w:ascii="Times New Roman" w:hAnsi="Times New Roman" w:cs="Times New Roman"/>
                  <w:b/>
                  <w:sz w:val="28"/>
                  <w:szCs w:val="28"/>
                </w:rPr>
                <w:delText>Schottky pickup</w:delText>
              </w:r>
              <w:r w:rsidRPr="009421E3" w:rsidDel="004B35D9">
                <w:rPr>
                  <w:rFonts w:ascii="Times New Roman" w:hAnsi="Times New Roman" w:cs="Times New Roman"/>
                  <w:b/>
                  <w:bCs/>
                  <w:sz w:val="28"/>
                  <w:szCs w:val="28"/>
                </w:rPr>
                <w:delText xml:space="preserve"> CR</w:delText>
              </w:r>
            </w:del>
          </w:p>
        </w:tc>
        <w:tc>
          <w:tcPr>
            <w:tcW w:w="2266" w:type="dxa"/>
          </w:tcPr>
          <w:p w14:paraId="54442DC2" w14:textId="6B75BE71" w:rsidR="009421E3" w:rsidRPr="009421E3" w:rsidDel="004B35D9" w:rsidRDefault="009421E3" w:rsidP="00407967">
            <w:pPr>
              <w:rPr>
                <w:del w:id="15" w:author="USER1" w:date="2020-12-21T11:16:00Z"/>
                <w:rFonts w:ascii="Times New Roman" w:hAnsi="Times New Roman" w:cs="Times New Roman"/>
                <w:sz w:val="28"/>
                <w:szCs w:val="28"/>
              </w:rPr>
            </w:pPr>
          </w:p>
        </w:tc>
        <w:tc>
          <w:tcPr>
            <w:tcW w:w="3115" w:type="dxa"/>
          </w:tcPr>
          <w:p w14:paraId="569C5E91" w14:textId="1F17D3B0" w:rsidR="009421E3" w:rsidRPr="009421E3" w:rsidDel="004B35D9" w:rsidRDefault="009421E3" w:rsidP="00407967">
            <w:pPr>
              <w:rPr>
                <w:del w:id="16" w:author="USER1" w:date="2020-12-21T11:16:00Z"/>
                <w:rFonts w:ascii="Times New Roman" w:hAnsi="Times New Roman" w:cs="Times New Roman"/>
                <w:sz w:val="28"/>
                <w:szCs w:val="28"/>
              </w:rPr>
            </w:pPr>
          </w:p>
        </w:tc>
      </w:tr>
      <w:tr w:rsidR="009421E3" w:rsidRPr="009421E3" w:rsidDel="004B35D9" w14:paraId="4B9BB077" w14:textId="220C5340" w:rsidTr="004B35D9">
        <w:trPr>
          <w:del w:id="17" w:author="USER1" w:date="2020-12-21T11:16:00Z"/>
        </w:trPr>
        <w:tc>
          <w:tcPr>
            <w:tcW w:w="3963" w:type="dxa"/>
          </w:tcPr>
          <w:p w14:paraId="2CD42BA0" w14:textId="34FDAAC3" w:rsidR="009421E3" w:rsidRPr="009421E3" w:rsidDel="004B35D9" w:rsidRDefault="009421E3" w:rsidP="00407967">
            <w:pPr>
              <w:rPr>
                <w:del w:id="18" w:author="USER1" w:date="2020-12-21T11:16:00Z"/>
                <w:rFonts w:ascii="Times New Roman" w:hAnsi="Times New Roman" w:cs="Times New Roman"/>
                <w:b/>
                <w:sz w:val="28"/>
                <w:szCs w:val="28"/>
              </w:rPr>
            </w:pPr>
            <w:del w:id="19" w:author="USER1" w:date="2020-12-21T11:16:00Z">
              <w:r w:rsidRPr="009421E3" w:rsidDel="004B35D9">
                <w:rPr>
                  <w:rFonts w:ascii="Times New Roman" w:hAnsi="Times New Roman" w:cs="Times New Roman"/>
                  <w:b/>
                  <w:sz w:val="28"/>
                  <w:szCs w:val="28"/>
                </w:rPr>
                <w:delText>Number of elements</w:delText>
              </w:r>
            </w:del>
          </w:p>
        </w:tc>
        <w:tc>
          <w:tcPr>
            <w:tcW w:w="2266" w:type="dxa"/>
          </w:tcPr>
          <w:p w14:paraId="629A7283" w14:textId="028CDD13" w:rsidR="009421E3" w:rsidRPr="009421E3" w:rsidDel="004B35D9" w:rsidRDefault="009421E3" w:rsidP="00407967">
            <w:pPr>
              <w:rPr>
                <w:del w:id="20" w:author="USER1" w:date="2020-12-21T11:16:00Z"/>
                <w:rFonts w:ascii="Times New Roman" w:hAnsi="Times New Roman" w:cs="Times New Roman"/>
                <w:sz w:val="28"/>
                <w:szCs w:val="28"/>
              </w:rPr>
            </w:pPr>
          </w:p>
        </w:tc>
        <w:tc>
          <w:tcPr>
            <w:tcW w:w="3115" w:type="dxa"/>
          </w:tcPr>
          <w:p w14:paraId="5A28002D" w14:textId="7109DA65" w:rsidR="009421E3" w:rsidRPr="009421E3" w:rsidDel="004B35D9" w:rsidRDefault="009421E3" w:rsidP="00407967">
            <w:pPr>
              <w:rPr>
                <w:del w:id="21" w:author="USER1" w:date="2020-12-21T11:16:00Z"/>
                <w:rFonts w:ascii="Times New Roman" w:hAnsi="Times New Roman" w:cs="Times New Roman"/>
                <w:sz w:val="28"/>
                <w:szCs w:val="28"/>
              </w:rPr>
            </w:pPr>
          </w:p>
        </w:tc>
      </w:tr>
      <w:tr w:rsidR="009421E3" w:rsidRPr="009421E3" w:rsidDel="004B35D9" w14:paraId="76277170" w14:textId="4C5F6CC9" w:rsidTr="004B35D9">
        <w:trPr>
          <w:del w:id="22" w:author="USER1" w:date="2020-12-21T11:16:00Z"/>
        </w:trPr>
        <w:tc>
          <w:tcPr>
            <w:tcW w:w="3963" w:type="dxa"/>
          </w:tcPr>
          <w:p w14:paraId="2ECD9136" w14:textId="4DE280B6" w:rsidR="009421E3" w:rsidRPr="009421E3" w:rsidDel="004B35D9" w:rsidRDefault="009421E3" w:rsidP="00407967">
            <w:pPr>
              <w:autoSpaceDE w:val="0"/>
              <w:autoSpaceDN w:val="0"/>
              <w:adjustRightInd w:val="0"/>
              <w:rPr>
                <w:del w:id="23" w:author="USER1" w:date="2020-12-21T11:16:00Z"/>
                <w:rFonts w:ascii="Times New Roman" w:hAnsi="Times New Roman" w:cs="Times New Roman"/>
                <w:color w:val="000000"/>
                <w:sz w:val="28"/>
                <w:szCs w:val="28"/>
                <w:lang w:val="en-US"/>
              </w:rPr>
            </w:pPr>
            <w:del w:id="24" w:author="USER1" w:date="2020-12-21T11:16:00Z">
              <w:r w:rsidRPr="009421E3" w:rsidDel="004B35D9">
                <w:rPr>
                  <w:rFonts w:ascii="Times New Roman" w:hAnsi="Times New Roman" w:cs="Times New Roman"/>
                  <w:color w:val="000000"/>
                  <w:sz w:val="28"/>
                  <w:szCs w:val="28"/>
                  <w:lang w:val="en-US"/>
                </w:rPr>
                <w:delText xml:space="preserve">total length flange-to-flange </w:delText>
              </w:r>
            </w:del>
          </w:p>
        </w:tc>
        <w:tc>
          <w:tcPr>
            <w:tcW w:w="2266" w:type="dxa"/>
          </w:tcPr>
          <w:p w14:paraId="1F487F23" w14:textId="0570A462" w:rsidR="009421E3" w:rsidRPr="009421E3" w:rsidDel="004B35D9" w:rsidRDefault="009421E3" w:rsidP="00407967">
            <w:pPr>
              <w:rPr>
                <w:del w:id="25" w:author="USER1" w:date="2020-12-21T11:16:00Z"/>
                <w:rFonts w:ascii="Times New Roman" w:hAnsi="Times New Roman" w:cs="Times New Roman"/>
                <w:sz w:val="28"/>
                <w:szCs w:val="28"/>
              </w:rPr>
            </w:pPr>
            <w:del w:id="26" w:author="USER1" w:date="2020-12-21T11:16:00Z">
              <w:r w:rsidRPr="009421E3" w:rsidDel="004B35D9">
                <w:rPr>
                  <w:rFonts w:ascii="Times New Roman" w:hAnsi="Times New Roman" w:cs="Times New Roman"/>
                  <w:sz w:val="28"/>
                  <w:szCs w:val="28"/>
                </w:rPr>
                <w:delText>1000</w:delText>
              </w:r>
            </w:del>
          </w:p>
        </w:tc>
        <w:tc>
          <w:tcPr>
            <w:tcW w:w="3115" w:type="dxa"/>
          </w:tcPr>
          <w:p w14:paraId="3B42363C" w14:textId="4D5EE40C" w:rsidR="009421E3" w:rsidRPr="009421E3" w:rsidDel="004B35D9" w:rsidRDefault="009421E3" w:rsidP="00407967">
            <w:pPr>
              <w:rPr>
                <w:del w:id="27" w:author="USER1" w:date="2020-12-21T11:16:00Z"/>
                <w:rFonts w:ascii="Times New Roman" w:hAnsi="Times New Roman" w:cs="Times New Roman"/>
                <w:sz w:val="28"/>
                <w:szCs w:val="28"/>
              </w:rPr>
            </w:pPr>
            <w:del w:id="28" w:author="USER1" w:date="2020-12-21T11:16:00Z">
              <w:r w:rsidRPr="009421E3" w:rsidDel="004B35D9">
                <w:rPr>
                  <w:rFonts w:ascii="Times New Roman" w:hAnsi="Times New Roman" w:cs="Times New Roman"/>
                  <w:sz w:val="28"/>
                  <w:szCs w:val="28"/>
                </w:rPr>
                <w:delText>mm</w:delText>
              </w:r>
            </w:del>
          </w:p>
        </w:tc>
      </w:tr>
      <w:tr w:rsidR="009421E3" w:rsidRPr="009421E3" w:rsidDel="004B35D9" w14:paraId="2E1DA4E4" w14:textId="69DB0048" w:rsidTr="004B35D9">
        <w:trPr>
          <w:del w:id="29" w:author="USER1" w:date="2020-12-21T11:16:00Z"/>
        </w:trPr>
        <w:tc>
          <w:tcPr>
            <w:tcW w:w="3963" w:type="dxa"/>
          </w:tcPr>
          <w:p w14:paraId="6237C721" w14:textId="03DD3F5A" w:rsidR="009421E3" w:rsidRPr="009421E3" w:rsidDel="004B35D9" w:rsidRDefault="009421E3" w:rsidP="00407967">
            <w:pPr>
              <w:autoSpaceDE w:val="0"/>
              <w:autoSpaceDN w:val="0"/>
              <w:adjustRightInd w:val="0"/>
              <w:rPr>
                <w:del w:id="30" w:author="USER1" w:date="2020-12-21T11:16:00Z"/>
                <w:rFonts w:ascii="Times New Roman" w:hAnsi="Times New Roman" w:cs="Times New Roman"/>
                <w:color w:val="000000"/>
                <w:sz w:val="28"/>
                <w:szCs w:val="28"/>
              </w:rPr>
            </w:pPr>
            <w:del w:id="31" w:author="USER1" w:date="2020-12-21T11:16:00Z">
              <w:r w:rsidRPr="009421E3" w:rsidDel="004B35D9">
                <w:rPr>
                  <w:rFonts w:ascii="Times New Roman" w:hAnsi="Times New Roman" w:cs="Times New Roman"/>
                  <w:color w:val="000000"/>
                  <w:sz w:val="28"/>
                  <w:szCs w:val="28"/>
                </w:rPr>
                <w:delText xml:space="preserve">horizontal aperture </w:delText>
              </w:r>
              <w:r w:rsidRPr="009421E3" w:rsidDel="004B35D9">
                <w:rPr>
                  <w:rFonts w:ascii="Times New Roman" w:hAnsi="Times New Roman" w:cs="Times New Roman"/>
                  <w:color w:val="000000"/>
                  <w:sz w:val="28"/>
                  <w:szCs w:val="28"/>
                </w:rPr>
                <w:tab/>
              </w:r>
            </w:del>
          </w:p>
        </w:tc>
        <w:tc>
          <w:tcPr>
            <w:tcW w:w="2266" w:type="dxa"/>
          </w:tcPr>
          <w:p w14:paraId="10DF1721" w14:textId="59D41B7D" w:rsidR="009421E3" w:rsidRPr="009421E3" w:rsidDel="004B35D9" w:rsidRDefault="009421E3" w:rsidP="00407967">
            <w:pPr>
              <w:rPr>
                <w:del w:id="32" w:author="USER1" w:date="2020-12-21T11:16:00Z"/>
                <w:rFonts w:ascii="Times New Roman" w:hAnsi="Times New Roman" w:cs="Times New Roman"/>
                <w:sz w:val="28"/>
                <w:szCs w:val="28"/>
              </w:rPr>
            </w:pPr>
            <w:del w:id="33" w:author="USER1" w:date="2020-12-21T11:16:00Z">
              <w:r w:rsidRPr="009421E3" w:rsidDel="004B35D9">
                <w:rPr>
                  <w:rFonts w:ascii="Times New Roman" w:hAnsi="Times New Roman" w:cs="Times New Roman"/>
                  <w:sz w:val="28"/>
                  <w:szCs w:val="28"/>
                </w:rPr>
                <w:delText>400</w:delText>
              </w:r>
            </w:del>
          </w:p>
        </w:tc>
        <w:tc>
          <w:tcPr>
            <w:tcW w:w="3115" w:type="dxa"/>
          </w:tcPr>
          <w:p w14:paraId="5987142B" w14:textId="392F624D" w:rsidR="009421E3" w:rsidRPr="009421E3" w:rsidDel="004B35D9" w:rsidRDefault="009421E3" w:rsidP="00407967">
            <w:pPr>
              <w:rPr>
                <w:del w:id="34" w:author="USER1" w:date="2020-12-21T11:16:00Z"/>
                <w:rFonts w:ascii="Times New Roman" w:hAnsi="Times New Roman" w:cs="Times New Roman"/>
                <w:sz w:val="28"/>
                <w:szCs w:val="28"/>
              </w:rPr>
            </w:pPr>
            <w:del w:id="35" w:author="USER1" w:date="2020-12-21T11:16:00Z">
              <w:r w:rsidRPr="009421E3" w:rsidDel="004B35D9">
                <w:rPr>
                  <w:rFonts w:ascii="Times New Roman" w:hAnsi="Times New Roman" w:cs="Times New Roman"/>
                  <w:sz w:val="28"/>
                  <w:szCs w:val="28"/>
                </w:rPr>
                <w:delText>mm</w:delText>
              </w:r>
            </w:del>
          </w:p>
        </w:tc>
      </w:tr>
      <w:tr w:rsidR="009421E3" w:rsidRPr="009421E3" w:rsidDel="004B35D9" w14:paraId="4C9F8391" w14:textId="24F7F8B0" w:rsidTr="004B35D9">
        <w:trPr>
          <w:del w:id="36" w:author="USER1" w:date="2020-12-21T11:16:00Z"/>
        </w:trPr>
        <w:tc>
          <w:tcPr>
            <w:tcW w:w="3963" w:type="dxa"/>
          </w:tcPr>
          <w:p w14:paraId="424B8E8D" w14:textId="11A6C1F8" w:rsidR="009421E3" w:rsidRPr="009421E3" w:rsidDel="004B35D9" w:rsidRDefault="009421E3" w:rsidP="00407967">
            <w:pPr>
              <w:autoSpaceDE w:val="0"/>
              <w:autoSpaceDN w:val="0"/>
              <w:adjustRightInd w:val="0"/>
              <w:rPr>
                <w:del w:id="37" w:author="USER1" w:date="2020-12-21T11:16:00Z"/>
                <w:rFonts w:ascii="Times New Roman" w:hAnsi="Times New Roman" w:cs="Times New Roman"/>
                <w:color w:val="000000"/>
                <w:sz w:val="28"/>
                <w:szCs w:val="28"/>
              </w:rPr>
            </w:pPr>
            <w:del w:id="38" w:author="USER1" w:date="2020-12-21T11:16:00Z">
              <w:r w:rsidRPr="009421E3" w:rsidDel="004B35D9">
                <w:rPr>
                  <w:rFonts w:ascii="Times New Roman" w:hAnsi="Times New Roman" w:cs="Times New Roman"/>
                  <w:color w:val="000000"/>
                  <w:sz w:val="28"/>
                  <w:szCs w:val="28"/>
                </w:rPr>
                <w:delText xml:space="preserve">vertical aperture </w:delText>
              </w:r>
              <w:r w:rsidRPr="009421E3" w:rsidDel="004B35D9">
                <w:rPr>
                  <w:rFonts w:ascii="Times New Roman" w:hAnsi="Times New Roman" w:cs="Times New Roman"/>
                  <w:color w:val="000000"/>
                  <w:sz w:val="28"/>
                  <w:szCs w:val="28"/>
                </w:rPr>
                <w:tab/>
              </w:r>
            </w:del>
          </w:p>
        </w:tc>
        <w:tc>
          <w:tcPr>
            <w:tcW w:w="2266" w:type="dxa"/>
          </w:tcPr>
          <w:p w14:paraId="67A89B40" w14:textId="456C0B94" w:rsidR="009421E3" w:rsidRPr="009421E3" w:rsidDel="004B35D9" w:rsidRDefault="009421E3" w:rsidP="00407967">
            <w:pPr>
              <w:rPr>
                <w:del w:id="39" w:author="USER1" w:date="2020-12-21T11:16:00Z"/>
                <w:rFonts w:ascii="Times New Roman" w:hAnsi="Times New Roman" w:cs="Times New Roman"/>
                <w:sz w:val="28"/>
                <w:szCs w:val="28"/>
              </w:rPr>
            </w:pPr>
            <w:del w:id="40" w:author="USER1" w:date="2020-12-21T11:16:00Z">
              <w:r w:rsidRPr="009421E3" w:rsidDel="004B35D9">
                <w:rPr>
                  <w:rFonts w:ascii="Times New Roman" w:hAnsi="Times New Roman" w:cs="Times New Roman"/>
                  <w:sz w:val="28"/>
                  <w:szCs w:val="28"/>
                </w:rPr>
                <w:delText>200</w:delText>
              </w:r>
            </w:del>
          </w:p>
        </w:tc>
        <w:tc>
          <w:tcPr>
            <w:tcW w:w="3115" w:type="dxa"/>
          </w:tcPr>
          <w:p w14:paraId="4A58D2E5" w14:textId="5D05075A" w:rsidR="009421E3" w:rsidRPr="009421E3" w:rsidDel="004B35D9" w:rsidRDefault="009421E3" w:rsidP="00407967">
            <w:pPr>
              <w:rPr>
                <w:del w:id="41" w:author="USER1" w:date="2020-12-21T11:16:00Z"/>
                <w:rFonts w:ascii="Times New Roman" w:hAnsi="Times New Roman" w:cs="Times New Roman"/>
                <w:sz w:val="28"/>
                <w:szCs w:val="28"/>
              </w:rPr>
            </w:pPr>
            <w:del w:id="42" w:author="USER1" w:date="2020-12-21T11:16:00Z">
              <w:r w:rsidRPr="009421E3" w:rsidDel="004B35D9">
                <w:rPr>
                  <w:rFonts w:ascii="Times New Roman" w:hAnsi="Times New Roman" w:cs="Times New Roman"/>
                  <w:sz w:val="28"/>
                  <w:szCs w:val="28"/>
                </w:rPr>
                <w:delText>mm</w:delText>
              </w:r>
            </w:del>
          </w:p>
        </w:tc>
      </w:tr>
      <w:tr w:rsidR="009421E3" w:rsidRPr="009421E3" w:rsidDel="004B35D9" w14:paraId="417C47D1" w14:textId="583583A4" w:rsidTr="004B35D9">
        <w:trPr>
          <w:del w:id="43" w:author="USER1" w:date="2020-12-21T11:16:00Z"/>
        </w:trPr>
        <w:tc>
          <w:tcPr>
            <w:tcW w:w="3963" w:type="dxa"/>
          </w:tcPr>
          <w:p w14:paraId="1E872C7E" w14:textId="580C4E7B" w:rsidR="009421E3" w:rsidRPr="009421E3" w:rsidDel="004B35D9" w:rsidRDefault="009421E3" w:rsidP="00407967">
            <w:pPr>
              <w:autoSpaceDE w:val="0"/>
              <w:autoSpaceDN w:val="0"/>
              <w:adjustRightInd w:val="0"/>
              <w:rPr>
                <w:del w:id="44" w:author="USER1" w:date="2020-12-21T11:16:00Z"/>
                <w:rFonts w:ascii="Times New Roman" w:hAnsi="Times New Roman" w:cs="Times New Roman"/>
                <w:sz w:val="28"/>
                <w:szCs w:val="28"/>
              </w:rPr>
            </w:pPr>
            <w:del w:id="45" w:author="USER1" w:date="2020-12-21T11:16:00Z">
              <w:r w:rsidRPr="009421E3" w:rsidDel="004B35D9">
                <w:rPr>
                  <w:rFonts w:ascii="Times New Roman" w:hAnsi="Times New Roman" w:cs="Times New Roman"/>
                  <w:color w:val="000000"/>
                  <w:sz w:val="28"/>
                  <w:szCs w:val="28"/>
                </w:rPr>
                <w:delText xml:space="preserve">pickup load impedance </w:delText>
              </w:r>
              <w:r w:rsidRPr="009421E3" w:rsidDel="004B35D9">
                <w:rPr>
                  <w:rFonts w:ascii="Times New Roman" w:hAnsi="Times New Roman" w:cs="Times New Roman"/>
                  <w:color w:val="000000"/>
                  <w:sz w:val="28"/>
                  <w:szCs w:val="28"/>
                </w:rPr>
                <w:tab/>
              </w:r>
            </w:del>
          </w:p>
        </w:tc>
        <w:tc>
          <w:tcPr>
            <w:tcW w:w="2266" w:type="dxa"/>
          </w:tcPr>
          <w:p w14:paraId="42C296F2" w14:textId="6B2B96A7" w:rsidR="009421E3" w:rsidRPr="009421E3" w:rsidDel="004B35D9" w:rsidRDefault="009421E3" w:rsidP="00407967">
            <w:pPr>
              <w:rPr>
                <w:del w:id="46" w:author="USER1" w:date="2020-12-21T11:16:00Z"/>
                <w:rFonts w:ascii="Times New Roman" w:hAnsi="Times New Roman" w:cs="Times New Roman"/>
                <w:sz w:val="28"/>
                <w:szCs w:val="28"/>
              </w:rPr>
            </w:pPr>
            <w:del w:id="47" w:author="USER1" w:date="2020-12-21T11:16:00Z">
              <w:r w:rsidRPr="009421E3" w:rsidDel="004B35D9">
                <w:rPr>
                  <w:rFonts w:ascii="Times New Roman" w:hAnsi="Times New Roman" w:cs="Times New Roman"/>
                  <w:sz w:val="28"/>
                  <w:szCs w:val="28"/>
                </w:rPr>
                <w:delText>50+-2</w:delText>
              </w:r>
            </w:del>
          </w:p>
        </w:tc>
        <w:tc>
          <w:tcPr>
            <w:tcW w:w="3115" w:type="dxa"/>
          </w:tcPr>
          <w:p w14:paraId="3E258C18" w14:textId="023F79EF" w:rsidR="009421E3" w:rsidRPr="009421E3" w:rsidDel="004B35D9" w:rsidRDefault="009421E3" w:rsidP="00407967">
            <w:pPr>
              <w:rPr>
                <w:del w:id="48" w:author="USER1" w:date="2020-12-21T11:16:00Z"/>
                <w:rFonts w:ascii="Times New Roman" w:hAnsi="Times New Roman" w:cs="Times New Roman"/>
                <w:sz w:val="28"/>
                <w:szCs w:val="28"/>
              </w:rPr>
            </w:pPr>
            <w:del w:id="49" w:author="USER1" w:date="2020-12-21T11:16:00Z">
              <w:r w:rsidRPr="009421E3" w:rsidDel="004B35D9">
                <w:rPr>
                  <w:rFonts w:ascii="Times New Roman" w:hAnsi="Times New Roman" w:cs="Times New Roman"/>
                  <w:sz w:val="28"/>
                  <w:szCs w:val="28"/>
                </w:rPr>
                <w:delText>Ohm</w:delText>
              </w:r>
            </w:del>
          </w:p>
        </w:tc>
      </w:tr>
      <w:tr w:rsidR="009421E3" w:rsidRPr="009421E3" w:rsidDel="004B35D9" w14:paraId="4740433C" w14:textId="010F66EC" w:rsidTr="004B35D9">
        <w:trPr>
          <w:del w:id="50" w:author="USER1" w:date="2020-12-21T11:16:00Z"/>
        </w:trPr>
        <w:tc>
          <w:tcPr>
            <w:tcW w:w="3963" w:type="dxa"/>
          </w:tcPr>
          <w:p w14:paraId="57DBE142" w14:textId="1807FECD" w:rsidR="009421E3" w:rsidRPr="009421E3" w:rsidDel="004B35D9" w:rsidRDefault="009421E3" w:rsidP="00407967">
            <w:pPr>
              <w:autoSpaceDE w:val="0"/>
              <w:autoSpaceDN w:val="0"/>
              <w:adjustRightInd w:val="0"/>
              <w:rPr>
                <w:del w:id="51" w:author="USER1" w:date="2020-12-21T11:16:00Z"/>
                <w:rFonts w:ascii="Times New Roman" w:hAnsi="Times New Roman" w:cs="Times New Roman"/>
                <w:color w:val="000000"/>
                <w:sz w:val="28"/>
                <w:szCs w:val="28"/>
              </w:rPr>
            </w:pPr>
            <w:del w:id="52" w:author="USER1" w:date="2020-12-21T11:16:00Z">
              <w:r w:rsidRPr="009421E3" w:rsidDel="004B35D9">
                <w:rPr>
                  <w:rFonts w:ascii="Times New Roman" w:hAnsi="Times New Roman" w:cs="Times New Roman"/>
                  <w:color w:val="000000"/>
                  <w:sz w:val="28"/>
                  <w:szCs w:val="28"/>
                </w:rPr>
                <w:delText xml:space="preserve">frequency range </w:delText>
              </w:r>
            </w:del>
          </w:p>
        </w:tc>
        <w:tc>
          <w:tcPr>
            <w:tcW w:w="2266" w:type="dxa"/>
          </w:tcPr>
          <w:p w14:paraId="295D93FE" w14:textId="05C6CF40" w:rsidR="009421E3" w:rsidRPr="009421E3" w:rsidDel="004B35D9" w:rsidRDefault="009421E3" w:rsidP="00407967">
            <w:pPr>
              <w:rPr>
                <w:del w:id="53" w:author="USER1" w:date="2020-12-21T11:16:00Z"/>
                <w:rFonts w:ascii="Times New Roman" w:hAnsi="Times New Roman" w:cs="Times New Roman"/>
                <w:sz w:val="28"/>
                <w:szCs w:val="28"/>
              </w:rPr>
            </w:pPr>
            <w:del w:id="54" w:author="USER1" w:date="2020-12-21T11:16:00Z">
              <w:r w:rsidRPr="009421E3" w:rsidDel="004B35D9">
                <w:rPr>
                  <w:rFonts w:ascii="Times New Roman" w:hAnsi="Times New Roman" w:cs="Times New Roman"/>
                  <w:sz w:val="28"/>
                  <w:szCs w:val="28"/>
                </w:rPr>
                <w:delText>10-100</w:delText>
              </w:r>
            </w:del>
          </w:p>
        </w:tc>
        <w:tc>
          <w:tcPr>
            <w:tcW w:w="3115" w:type="dxa"/>
          </w:tcPr>
          <w:p w14:paraId="06034A26" w14:textId="37097662" w:rsidR="009421E3" w:rsidRPr="009421E3" w:rsidDel="004B35D9" w:rsidRDefault="009421E3" w:rsidP="00407967">
            <w:pPr>
              <w:rPr>
                <w:del w:id="55" w:author="USER1" w:date="2020-12-21T11:16:00Z"/>
                <w:rFonts w:ascii="Times New Roman" w:hAnsi="Times New Roman" w:cs="Times New Roman"/>
                <w:sz w:val="28"/>
                <w:szCs w:val="28"/>
              </w:rPr>
            </w:pPr>
            <w:del w:id="56" w:author="USER1" w:date="2020-12-21T11:16:00Z">
              <w:r w:rsidRPr="009421E3" w:rsidDel="004B35D9">
                <w:rPr>
                  <w:rFonts w:ascii="Times New Roman" w:hAnsi="Times New Roman" w:cs="Times New Roman"/>
                  <w:sz w:val="28"/>
                  <w:szCs w:val="28"/>
                </w:rPr>
                <w:delText>MHz</w:delText>
              </w:r>
            </w:del>
          </w:p>
        </w:tc>
      </w:tr>
      <w:tr w:rsidR="009421E3" w:rsidRPr="009421E3" w:rsidDel="004B35D9" w14:paraId="0F8F0A8E" w14:textId="42782195" w:rsidTr="004B35D9">
        <w:trPr>
          <w:del w:id="57" w:author="USER1" w:date="2020-12-21T11:16:00Z"/>
        </w:trPr>
        <w:tc>
          <w:tcPr>
            <w:tcW w:w="3963" w:type="dxa"/>
          </w:tcPr>
          <w:p w14:paraId="07602DD1" w14:textId="46EC0CA1" w:rsidR="009421E3" w:rsidRPr="009421E3" w:rsidDel="004B35D9" w:rsidRDefault="009421E3" w:rsidP="00407967">
            <w:pPr>
              <w:rPr>
                <w:del w:id="58" w:author="USER1" w:date="2020-12-21T11:16:00Z"/>
                <w:rFonts w:ascii="Times New Roman" w:hAnsi="Times New Roman" w:cs="Times New Roman"/>
                <w:b/>
                <w:bCs/>
                <w:sz w:val="28"/>
                <w:szCs w:val="28"/>
              </w:rPr>
            </w:pPr>
            <w:del w:id="59" w:author="USER1" w:date="2020-12-21T11:16:00Z">
              <w:r w:rsidRPr="009421E3" w:rsidDel="004B35D9">
                <w:rPr>
                  <w:rFonts w:ascii="Times New Roman" w:hAnsi="Times New Roman" w:cs="Times New Roman"/>
                  <w:b/>
                  <w:bCs/>
                  <w:sz w:val="28"/>
                  <w:szCs w:val="28"/>
                </w:rPr>
                <w:delText>Signal analysis</w:delText>
              </w:r>
            </w:del>
          </w:p>
        </w:tc>
        <w:tc>
          <w:tcPr>
            <w:tcW w:w="2266" w:type="dxa"/>
          </w:tcPr>
          <w:p w14:paraId="0FCA5650" w14:textId="68AD4C5C" w:rsidR="009421E3" w:rsidRPr="009421E3" w:rsidDel="004B35D9" w:rsidRDefault="009421E3" w:rsidP="00407967">
            <w:pPr>
              <w:rPr>
                <w:del w:id="60" w:author="USER1" w:date="2020-12-21T11:16:00Z"/>
                <w:rFonts w:ascii="Times New Roman" w:hAnsi="Times New Roman" w:cs="Times New Roman"/>
                <w:sz w:val="28"/>
                <w:szCs w:val="28"/>
              </w:rPr>
            </w:pPr>
          </w:p>
        </w:tc>
        <w:tc>
          <w:tcPr>
            <w:tcW w:w="3115" w:type="dxa"/>
          </w:tcPr>
          <w:p w14:paraId="605DF50E" w14:textId="5B5762DA" w:rsidR="009421E3" w:rsidRPr="009421E3" w:rsidDel="004B35D9" w:rsidRDefault="009421E3" w:rsidP="00407967">
            <w:pPr>
              <w:rPr>
                <w:del w:id="61" w:author="USER1" w:date="2020-12-21T11:16:00Z"/>
                <w:rFonts w:ascii="Times New Roman" w:hAnsi="Times New Roman" w:cs="Times New Roman"/>
                <w:sz w:val="28"/>
                <w:szCs w:val="28"/>
              </w:rPr>
            </w:pPr>
          </w:p>
        </w:tc>
      </w:tr>
      <w:tr w:rsidR="009421E3" w:rsidRPr="009421E3" w:rsidDel="004B35D9" w14:paraId="560EBF7E" w14:textId="57DEDE97" w:rsidTr="004B35D9">
        <w:trPr>
          <w:del w:id="62" w:author="USER1" w:date="2020-12-21T11:16:00Z"/>
        </w:trPr>
        <w:tc>
          <w:tcPr>
            <w:tcW w:w="3963" w:type="dxa"/>
          </w:tcPr>
          <w:p w14:paraId="7D94B5B6" w14:textId="15AD298C" w:rsidR="009421E3" w:rsidRPr="009421E3" w:rsidDel="004B35D9" w:rsidRDefault="009421E3" w:rsidP="00407967">
            <w:pPr>
              <w:rPr>
                <w:del w:id="63" w:author="USER1" w:date="2020-12-21T11:16:00Z"/>
                <w:rFonts w:ascii="Times New Roman" w:hAnsi="Times New Roman" w:cs="Times New Roman"/>
                <w:sz w:val="28"/>
                <w:szCs w:val="28"/>
              </w:rPr>
            </w:pPr>
            <w:del w:id="64" w:author="USER1" w:date="2020-12-21T11:16:00Z">
              <w:r w:rsidRPr="009421E3" w:rsidDel="004B35D9">
                <w:rPr>
                  <w:rFonts w:ascii="Times New Roman" w:hAnsi="Times New Roman" w:cs="Times New Roman"/>
                  <w:sz w:val="28"/>
                  <w:szCs w:val="28"/>
                </w:rPr>
                <w:delText xml:space="preserve">Resolution ”tune” </w:delText>
              </w:r>
            </w:del>
          </w:p>
        </w:tc>
        <w:tc>
          <w:tcPr>
            <w:tcW w:w="2266" w:type="dxa"/>
          </w:tcPr>
          <w:p w14:paraId="4D0BF5F0" w14:textId="2F1FA039" w:rsidR="009421E3" w:rsidRPr="009421E3" w:rsidDel="004B35D9" w:rsidRDefault="009421E3" w:rsidP="00407967">
            <w:pPr>
              <w:rPr>
                <w:del w:id="65" w:author="USER1" w:date="2020-12-21T11:16:00Z"/>
                <w:rFonts w:ascii="Times New Roman" w:hAnsi="Times New Roman" w:cs="Times New Roman"/>
                <w:sz w:val="28"/>
                <w:szCs w:val="28"/>
              </w:rPr>
            </w:pPr>
            <w:del w:id="66" w:author="USER1" w:date="2020-12-21T11:16:00Z">
              <w:r w:rsidRPr="009421E3" w:rsidDel="004B35D9">
                <w:rPr>
                  <w:rFonts w:ascii="Times New Roman" w:hAnsi="Times New Roman" w:cs="Times New Roman"/>
                  <w:color w:val="000000"/>
                  <w:sz w:val="28"/>
                  <w:szCs w:val="28"/>
                </w:rPr>
                <w:delText>10</w:delText>
              </w:r>
              <w:r w:rsidRPr="009421E3" w:rsidDel="004B35D9">
                <w:rPr>
                  <w:rFonts w:ascii="Times New Roman" w:hAnsi="Times New Roman" w:cs="Times New Roman"/>
                  <w:color w:val="000000"/>
                  <w:sz w:val="28"/>
                  <w:szCs w:val="28"/>
                  <w:vertAlign w:val="superscript"/>
                </w:rPr>
                <w:delText>-4</w:delText>
              </w:r>
            </w:del>
          </w:p>
        </w:tc>
        <w:tc>
          <w:tcPr>
            <w:tcW w:w="3115" w:type="dxa"/>
          </w:tcPr>
          <w:p w14:paraId="5EE6C48A" w14:textId="6B5285AB" w:rsidR="009421E3" w:rsidRPr="009421E3" w:rsidDel="004B35D9" w:rsidRDefault="009421E3" w:rsidP="00407967">
            <w:pPr>
              <w:rPr>
                <w:del w:id="67" w:author="USER1" w:date="2020-12-21T11:16:00Z"/>
                <w:rFonts w:ascii="Times New Roman" w:hAnsi="Times New Roman" w:cs="Times New Roman"/>
                <w:sz w:val="28"/>
                <w:szCs w:val="28"/>
              </w:rPr>
            </w:pPr>
          </w:p>
        </w:tc>
      </w:tr>
      <w:tr w:rsidR="009421E3" w:rsidRPr="009421E3" w:rsidDel="004B35D9" w14:paraId="220F1F21" w14:textId="3689B66A" w:rsidTr="004B35D9">
        <w:trPr>
          <w:del w:id="68" w:author="USER1" w:date="2020-12-21T11:16:00Z"/>
        </w:trPr>
        <w:tc>
          <w:tcPr>
            <w:tcW w:w="3963" w:type="dxa"/>
          </w:tcPr>
          <w:p w14:paraId="0ED52B0E" w14:textId="49EEF5CA" w:rsidR="009421E3" w:rsidRPr="009421E3" w:rsidDel="004B35D9" w:rsidRDefault="009421E3" w:rsidP="00407967">
            <w:pPr>
              <w:autoSpaceDE w:val="0"/>
              <w:autoSpaceDN w:val="0"/>
              <w:adjustRightInd w:val="0"/>
              <w:rPr>
                <w:del w:id="69" w:author="USER1" w:date="2020-12-21T11:16:00Z"/>
                <w:rFonts w:ascii="Times New Roman" w:hAnsi="Times New Roman" w:cs="Times New Roman"/>
                <w:color w:val="000000"/>
                <w:sz w:val="28"/>
                <w:szCs w:val="28"/>
                <w:lang w:val="en-US"/>
              </w:rPr>
            </w:pPr>
            <w:del w:id="70" w:author="USER1" w:date="2020-12-21T11:16:00Z">
              <w:r w:rsidRPr="009421E3" w:rsidDel="004B35D9">
                <w:rPr>
                  <w:rFonts w:ascii="Times New Roman" w:hAnsi="Times New Roman" w:cs="Times New Roman"/>
                  <w:color w:val="000000"/>
                  <w:sz w:val="28"/>
                  <w:szCs w:val="28"/>
                  <w:lang w:val="en-US"/>
                </w:rPr>
                <w:delText>relative frequency resolution</w:delText>
              </w:r>
            </w:del>
          </w:p>
          <w:p w14:paraId="22E1693E" w14:textId="1C0E2F3C" w:rsidR="009421E3" w:rsidRPr="009421E3" w:rsidDel="004B35D9" w:rsidRDefault="009421E3" w:rsidP="00407967">
            <w:pPr>
              <w:autoSpaceDE w:val="0"/>
              <w:autoSpaceDN w:val="0"/>
              <w:adjustRightInd w:val="0"/>
              <w:rPr>
                <w:del w:id="71" w:author="USER1" w:date="2020-12-21T11:16:00Z"/>
                <w:rFonts w:ascii="Times New Roman" w:hAnsi="Times New Roman" w:cs="Times New Roman"/>
                <w:color w:val="000000"/>
                <w:sz w:val="28"/>
                <w:szCs w:val="28"/>
                <w:lang w:val="en-US"/>
              </w:rPr>
            </w:pPr>
            <w:del w:id="72" w:author="USER1" w:date="2020-12-21T11:16:00Z">
              <w:r w:rsidRPr="009421E3" w:rsidDel="004B35D9">
                <w:rPr>
                  <w:rFonts w:ascii="Times New Roman" w:hAnsi="Times New Roman" w:cs="Times New Roman"/>
                  <w:color w:val="000000"/>
                  <w:sz w:val="28"/>
                  <w:szCs w:val="28"/>
                  <w:lang w:val="en-US"/>
                </w:rPr>
                <w:delText>(up to 100 points per bandwidth)</w:delText>
              </w:r>
            </w:del>
          </w:p>
        </w:tc>
        <w:tc>
          <w:tcPr>
            <w:tcW w:w="2266" w:type="dxa"/>
          </w:tcPr>
          <w:p w14:paraId="3C8F28FE" w14:textId="6736C53F" w:rsidR="009421E3" w:rsidRPr="009421E3" w:rsidDel="004B35D9" w:rsidRDefault="009421E3" w:rsidP="00407967">
            <w:pPr>
              <w:rPr>
                <w:del w:id="73" w:author="USER1" w:date="2020-12-21T11:16:00Z"/>
                <w:rFonts w:ascii="Times New Roman" w:hAnsi="Times New Roman" w:cs="Times New Roman"/>
                <w:sz w:val="28"/>
                <w:szCs w:val="28"/>
              </w:rPr>
            </w:pPr>
            <w:del w:id="74" w:author="USER1" w:date="2020-12-21T11:16:00Z">
              <w:r w:rsidRPr="009421E3" w:rsidDel="004B35D9">
                <w:rPr>
                  <w:rFonts w:ascii="Times New Roman" w:hAnsi="Times New Roman" w:cs="Times New Roman"/>
                  <w:sz w:val="28"/>
                  <w:szCs w:val="28"/>
                </w:rPr>
                <w:delText>10</w:delText>
              </w:r>
              <w:r w:rsidRPr="009421E3" w:rsidDel="004B35D9">
                <w:rPr>
                  <w:rFonts w:ascii="Times New Roman" w:hAnsi="Times New Roman" w:cs="Times New Roman"/>
                  <w:sz w:val="28"/>
                  <w:szCs w:val="28"/>
                  <w:vertAlign w:val="superscript"/>
                </w:rPr>
                <w:delText>-6</w:delText>
              </w:r>
            </w:del>
          </w:p>
        </w:tc>
        <w:tc>
          <w:tcPr>
            <w:tcW w:w="3115" w:type="dxa"/>
          </w:tcPr>
          <w:p w14:paraId="5B247E53" w14:textId="3B39E16C" w:rsidR="009421E3" w:rsidRPr="009421E3" w:rsidDel="004B35D9" w:rsidRDefault="009421E3" w:rsidP="00407967">
            <w:pPr>
              <w:rPr>
                <w:del w:id="75" w:author="USER1" w:date="2020-12-21T11:16:00Z"/>
                <w:rFonts w:ascii="Times New Roman" w:hAnsi="Times New Roman" w:cs="Times New Roman"/>
                <w:sz w:val="28"/>
                <w:szCs w:val="28"/>
              </w:rPr>
            </w:pPr>
          </w:p>
        </w:tc>
      </w:tr>
      <w:tr w:rsidR="009421E3" w:rsidRPr="009421E3" w:rsidDel="004B35D9" w14:paraId="07B97F9B" w14:textId="4010D52A" w:rsidTr="004B35D9">
        <w:trPr>
          <w:del w:id="76" w:author="USER1" w:date="2020-12-21T11:16:00Z"/>
        </w:trPr>
        <w:tc>
          <w:tcPr>
            <w:tcW w:w="3963" w:type="dxa"/>
          </w:tcPr>
          <w:p w14:paraId="3929FAD2" w14:textId="5C27D39A" w:rsidR="009421E3" w:rsidRPr="009421E3" w:rsidDel="004B35D9" w:rsidRDefault="009421E3" w:rsidP="00407967">
            <w:pPr>
              <w:autoSpaceDE w:val="0"/>
              <w:autoSpaceDN w:val="0"/>
              <w:adjustRightInd w:val="0"/>
              <w:rPr>
                <w:del w:id="77" w:author="USER1" w:date="2020-12-21T11:16:00Z"/>
                <w:rFonts w:ascii="Times New Roman" w:hAnsi="Times New Roman" w:cs="Times New Roman"/>
                <w:color w:val="000000"/>
                <w:sz w:val="28"/>
                <w:szCs w:val="28"/>
              </w:rPr>
            </w:pPr>
            <w:del w:id="78" w:author="USER1" w:date="2020-12-21T11:16:00Z">
              <w:r w:rsidRPr="009421E3" w:rsidDel="004B35D9">
                <w:rPr>
                  <w:rFonts w:ascii="Times New Roman" w:hAnsi="Times New Roman" w:cs="Times New Roman"/>
                  <w:color w:val="000000"/>
                  <w:sz w:val="28"/>
                  <w:szCs w:val="28"/>
                </w:rPr>
                <w:delText>frequency accuracy</w:delText>
              </w:r>
            </w:del>
          </w:p>
        </w:tc>
        <w:tc>
          <w:tcPr>
            <w:tcW w:w="2266" w:type="dxa"/>
          </w:tcPr>
          <w:p w14:paraId="1A882F38" w14:textId="7EEDA5A4" w:rsidR="009421E3" w:rsidRPr="009421E3" w:rsidDel="004B35D9" w:rsidRDefault="009421E3" w:rsidP="00407967">
            <w:pPr>
              <w:rPr>
                <w:del w:id="79" w:author="USER1" w:date="2020-12-21T11:16:00Z"/>
                <w:rFonts w:ascii="Times New Roman" w:hAnsi="Times New Roman" w:cs="Times New Roman"/>
                <w:sz w:val="28"/>
                <w:szCs w:val="28"/>
              </w:rPr>
            </w:pPr>
            <w:del w:id="80" w:author="USER1" w:date="2020-12-21T11:16:00Z">
              <w:r w:rsidRPr="009421E3" w:rsidDel="004B35D9">
                <w:rPr>
                  <w:rFonts w:ascii="Times New Roman" w:hAnsi="Times New Roman" w:cs="Times New Roman"/>
                  <w:sz w:val="28"/>
                  <w:szCs w:val="28"/>
                </w:rPr>
                <w:delText>100</w:delText>
              </w:r>
            </w:del>
          </w:p>
        </w:tc>
        <w:tc>
          <w:tcPr>
            <w:tcW w:w="3115" w:type="dxa"/>
          </w:tcPr>
          <w:p w14:paraId="75884484" w14:textId="7DF87797" w:rsidR="009421E3" w:rsidRPr="009421E3" w:rsidDel="004B35D9" w:rsidRDefault="009421E3" w:rsidP="00407967">
            <w:pPr>
              <w:rPr>
                <w:del w:id="81" w:author="USER1" w:date="2020-12-21T11:16:00Z"/>
                <w:rFonts w:ascii="Times New Roman" w:hAnsi="Times New Roman" w:cs="Times New Roman"/>
                <w:sz w:val="28"/>
                <w:szCs w:val="28"/>
              </w:rPr>
            </w:pPr>
            <w:del w:id="82" w:author="USER1" w:date="2020-12-21T11:16:00Z">
              <w:r w:rsidRPr="009421E3" w:rsidDel="004B35D9">
                <w:rPr>
                  <w:rFonts w:ascii="Times New Roman" w:hAnsi="Times New Roman" w:cs="Times New Roman"/>
                  <w:sz w:val="28"/>
                  <w:szCs w:val="28"/>
                </w:rPr>
                <w:delText>Hz</w:delText>
              </w:r>
            </w:del>
          </w:p>
        </w:tc>
      </w:tr>
      <w:tr w:rsidR="009421E3" w:rsidRPr="009421E3" w:rsidDel="004B35D9" w14:paraId="4F72231A" w14:textId="4980EA46" w:rsidTr="004B35D9">
        <w:trPr>
          <w:del w:id="83" w:author="USER1" w:date="2020-12-21T11:16:00Z"/>
        </w:trPr>
        <w:tc>
          <w:tcPr>
            <w:tcW w:w="3963" w:type="dxa"/>
          </w:tcPr>
          <w:p w14:paraId="72611654" w14:textId="77CAB87A" w:rsidR="009421E3" w:rsidRPr="009421E3" w:rsidDel="004B35D9" w:rsidRDefault="009421E3" w:rsidP="00407967">
            <w:pPr>
              <w:autoSpaceDE w:val="0"/>
              <w:autoSpaceDN w:val="0"/>
              <w:adjustRightInd w:val="0"/>
              <w:rPr>
                <w:del w:id="84" w:author="USER1" w:date="2020-12-21T11:16:00Z"/>
                <w:rFonts w:ascii="Times New Roman" w:hAnsi="Times New Roman" w:cs="Times New Roman"/>
                <w:color w:val="000000"/>
                <w:sz w:val="28"/>
                <w:szCs w:val="28"/>
                <w:lang w:val="en-US"/>
              </w:rPr>
            </w:pPr>
            <w:del w:id="85" w:author="USER1" w:date="2020-12-21T11:16:00Z">
              <w:r w:rsidRPr="009421E3" w:rsidDel="004B35D9">
                <w:rPr>
                  <w:rFonts w:ascii="Times New Roman" w:hAnsi="Times New Roman" w:cs="Times New Roman"/>
                  <w:color w:val="000000"/>
                  <w:sz w:val="28"/>
                  <w:szCs w:val="28"/>
                  <w:lang w:val="en-US"/>
                </w:rPr>
                <w:delText>Longitudinal detection threshold of</w:delText>
              </w:r>
            </w:del>
          </w:p>
          <w:p w14:paraId="11A27720" w14:textId="60CE8918" w:rsidR="009421E3" w:rsidRPr="009421E3" w:rsidDel="004B35D9" w:rsidRDefault="009421E3" w:rsidP="00407967">
            <w:pPr>
              <w:autoSpaceDE w:val="0"/>
              <w:autoSpaceDN w:val="0"/>
              <w:adjustRightInd w:val="0"/>
              <w:rPr>
                <w:del w:id="86" w:author="USER1" w:date="2020-12-21T11:16:00Z"/>
                <w:rFonts w:ascii="Times New Roman" w:hAnsi="Times New Roman" w:cs="Times New Roman"/>
                <w:color w:val="000000"/>
                <w:sz w:val="28"/>
                <w:szCs w:val="28"/>
                <w:lang w:val="en-US"/>
              </w:rPr>
            </w:pPr>
            <w:del w:id="87" w:author="USER1" w:date="2020-12-21T11:16:00Z">
              <w:r w:rsidRPr="009421E3" w:rsidDel="004B35D9">
                <w:rPr>
                  <w:rFonts w:ascii="Times New Roman" w:hAnsi="Times New Roman" w:cs="Times New Roman"/>
                  <w:color w:val="000000"/>
                  <w:sz w:val="28"/>
                  <w:szCs w:val="28"/>
                  <w:lang w:val="en-US"/>
                </w:rPr>
                <w:delText xml:space="preserve">injected </w:delText>
              </w:r>
              <w:r w:rsidRPr="009421E3" w:rsidDel="004B35D9">
                <w:rPr>
                  <w:rFonts w:ascii="Times New Roman" w:hAnsi="Times New Roman" w:cs="Times New Roman"/>
                  <w:color w:val="A7A7A7"/>
                  <w:sz w:val="28"/>
                  <w:szCs w:val="28"/>
                  <w:lang w:val="en-US"/>
                </w:rPr>
                <w:delText xml:space="preserve">/ </w:delText>
              </w:r>
              <w:r w:rsidRPr="009421E3" w:rsidDel="004B35D9">
                <w:rPr>
                  <w:rFonts w:ascii="Times New Roman" w:hAnsi="Times New Roman" w:cs="Times New Roman"/>
                  <w:color w:val="000000"/>
                  <w:sz w:val="28"/>
                  <w:szCs w:val="28"/>
                  <w:lang w:val="en-US"/>
                </w:rPr>
                <w:delText>cooled beam</w:delText>
              </w:r>
            </w:del>
          </w:p>
        </w:tc>
        <w:tc>
          <w:tcPr>
            <w:tcW w:w="2266" w:type="dxa"/>
          </w:tcPr>
          <w:p w14:paraId="20C0BB9A" w14:textId="6E6E3994" w:rsidR="009421E3" w:rsidRPr="009421E3" w:rsidDel="004B35D9" w:rsidRDefault="009421E3" w:rsidP="00407967">
            <w:pPr>
              <w:rPr>
                <w:del w:id="88" w:author="USER1" w:date="2020-12-21T11:16:00Z"/>
                <w:rFonts w:ascii="Times New Roman" w:hAnsi="Times New Roman" w:cs="Times New Roman"/>
                <w:sz w:val="28"/>
                <w:szCs w:val="28"/>
              </w:rPr>
            </w:pPr>
            <w:del w:id="89" w:author="USER1" w:date="2020-12-21T11:16:00Z">
              <w:r w:rsidRPr="009421E3" w:rsidDel="004B35D9">
                <w:rPr>
                  <w:rFonts w:ascii="Times New Roman" w:hAnsi="Times New Roman" w:cs="Times New Roman"/>
                  <w:sz w:val="28"/>
                  <w:szCs w:val="28"/>
                </w:rPr>
                <w:delText>10</w:delText>
              </w:r>
              <w:r w:rsidRPr="009421E3" w:rsidDel="004B35D9">
                <w:rPr>
                  <w:rFonts w:ascii="Times New Roman" w:hAnsi="Times New Roman" w:cs="Times New Roman"/>
                  <w:sz w:val="28"/>
                  <w:szCs w:val="28"/>
                  <w:vertAlign w:val="superscript"/>
                </w:rPr>
                <w:delText>5</w:delText>
              </w:r>
              <w:r w:rsidRPr="009421E3" w:rsidDel="004B35D9">
                <w:rPr>
                  <w:rFonts w:ascii="Times New Roman" w:hAnsi="Times New Roman" w:cs="Times New Roman"/>
                  <w:sz w:val="28"/>
                  <w:szCs w:val="28"/>
                </w:rPr>
                <w:delText xml:space="preserve"> /10</w:delText>
              </w:r>
              <w:r w:rsidRPr="009421E3" w:rsidDel="004B35D9">
                <w:rPr>
                  <w:rFonts w:ascii="Times New Roman" w:hAnsi="Times New Roman" w:cs="Times New Roman"/>
                  <w:sz w:val="28"/>
                  <w:szCs w:val="28"/>
                  <w:vertAlign w:val="superscript"/>
                </w:rPr>
                <w:delText>4</w:delText>
              </w:r>
            </w:del>
          </w:p>
        </w:tc>
        <w:tc>
          <w:tcPr>
            <w:tcW w:w="3115" w:type="dxa"/>
          </w:tcPr>
          <w:p w14:paraId="1CE9C688" w14:textId="15A3D722" w:rsidR="009421E3" w:rsidRPr="009421E3" w:rsidDel="004B35D9" w:rsidRDefault="009421E3" w:rsidP="00407967">
            <w:pPr>
              <w:rPr>
                <w:del w:id="90" w:author="USER1" w:date="2020-12-21T11:16:00Z"/>
                <w:rFonts w:ascii="Times New Roman" w:hAnsi="Times New Roman" w:cs="Times New Roman"/>
                <w:sz w:val="28"/>
                <w:szCs w:val="28"/>
              </w:rPr>
            </w:pPr>
            <w:del w:id="91" w:author="USER1" w:date="2020-12-21T11:16:00Z">
              <w:r w:rsidRPr="009421E3" w:rsidDel="004B35D9">
                <w:rPr>
                  <w:rFonts w:ascii="Times New Roman" w:hAnsi="Times New Roman" w:cs="Times New Roman"/>
                  <w:sz w:val="28"/>
                  <w:szCs w:val="28"/>
                </w:rPr>
                <w:delText>ions of U</w:delText>
              </w:r>
              <w:r w:rsidRPr="009421E3" w:rsidDel="004B35D9">
                <w:rPr>
                  <w:rFonts w:ascii="Times New Roman" w:hAnsi="Times New Roman" w:cs="Times New Roman"/>
                  <w:sz w:val="28"/>
                  <w:szCs w:val="28"/>
                  <w:vertAlign w:val="superscript"/>
                </w:rPr>
                <w:delText>92+</w:delText>
              </w:r>
            </w:del>
          </w:p>
        </w:tc>
      </w:tr>
      <w:tr w:rsidR="009421E3" w:rsidRPr="009421E3" w:rsidDel="004B35D9" w14:paraId="1766FA14" w14:textId="54D9A09F" w:rsidTr="004B35D9">
        <w:trPr>
          <w:del w:id="92" w:author="USER1" w:date="2020-12-21T11:16:00Z"/>
        </w:trPr>
        <w:tc>
          <w:tcPr>
            <w:tcW w:w="3963" w:type="dxa"/>
          </w:tcPr>
          <w:p w14:paraId="68B97229" w14:textId="05E970A3" w:rsidR="009421E3" w:rsidRPr="009421E3" w:rsidDel="004B35D9" w:rsidRDefault="009421E3" w:rsidP="00407967">
            <w:pPr>
              <w:autoSpaceDE w:val="0"/>
              <w:autoSpaceDN w:val="0"/>
              <w:adjustRightInd w:val="0"/>
              <w:rPr>
                <w:del w:id="93" w:author="USER1" w:date="2020-12-21T11:16:00Z"/>
                <w:rFonts w:ascii="Times New Roman" w:hAnsi="Times New Roman" w:cs="Times New Roman"/>
                <w:color w:val="000000"/>
                <w:sz w:val="28"/>
                <w:szCs w:val="28"/>
                <w:lang w:val="en-US"/>
              </w:rPr>
            </w:pPr>
            <w:del w:id="94" w:author="USER1" w:date="2020-12-21T11:16:00Z">
              <w:r w:rsidRPr="009421E3" w:rsidDel="004B35D9">
                <w:rPr>
                  <w:rFonts w:ascii="Times New Roman" w:hAnsi="Times New Roman" w:cs="Times New Roman"/>
                  <w:color w:val="000000"/>
                  <w:sz w:val="28"/>
                  <w:szCs w:val="28"/>
                  <w:lang w:val="en-US"/>
                </w:rPr>
                <w:delText>Transverse detection threshold of</w:delText>
              </w:r>
            </w:del>
          </w:p>
          <w:p w14:paraId="2D5D874E" w14:textId="71A85EBC" w:rsidR="009421E3" w:rsidRPr="009421E3" w:rsidDel="004B35D9" w:rsidRDefault="009421E3" w:rsidP="00407967">
            <w:pPr>
              <w:autoSpaceDE w:val="0"/>
              <w:autoSpaceDN w:val="0"/>
              <w:adjustRightInd w:val="0"/>
              <w:rPr>
                <w:del w:id="95" w:author="USER1" w:date="2020-12-21T11:16:00Z"/>
                <w:rFonts w:ascii="Times New Roman" w:hAnsi="Times New Roman" w:cs="Times New Roman"/>
                <w:color w:val="000000"/>
                <w:sz w:val="28"/>
                <w:szCs w:val="28"/>
                <w:lang w:val="en-US"/>
              </w:rPr>
            </w:pPr>
            <w:del w:id="96" w:author="USER1" w:date="2020-12-21T11:16:00Z">
              <w:r w:rsidRPr="009421E3" w:rsidDel="004B35D9">
                <w:rPr>
                  <w:rFonts w:ascii="Times New Roman" w:hAnsi="Times New Roman" w:cs="Times New Roman"/>
                  <w:color w:val="000000"/>
                  <w:sz w:val="28"/>
                  <w:szCs w:val="28"/>
                  <w:lang w:val="en-US"/>
                </w:rPr>
                <w:delText>injected / cooled beam</w:delText>
              </w:r>
            </w:del>
          </w:p>
        </w:tc>
        <w:tc>
          <w:tcPr>
            <w:tcW w:w="2266" w:type="dxa"/>
          </w:tcPr>
          <w:p w14:paraId="781C9133" w14:textId="6347544C" w:rsidR="009421E3" w:rsidRPr="009421E3" w:rsidDel="004B35D9" w:rsidRDefault="009421E3" w:rsidP="00407967">
            <w:pPr>
              <w:rPr>
                <w:del w:id="97" w:author="USER1" w:date="2020-12-21T11:16:00Z"/>
                <w:rFonts w:ascii="Times New Roman" w:hAnsi="Times New Roman" w:cs="Times New Roman"/>
                <w:sz w:val="28"/>
                <w:szCs w:val="28"/>
              </w:rPr>
            </w:pPr>
            <w:del w:id="98" w:author="USER1" w:date="2020-12-21T11:16:00Z">
              <w:r w:rsidRPr="009421E3" w:rsidDel="004B35D9">
                <w:rPr>
                  <w:rFonts w:ascii="Times New Roman" w:hAnsi="Times New Roman" w:cs="Times New Roman"/>
                  <w:sz w:val="28"/>
                  <w:szCs w:val="28"/>
                </w:rPr>
                <w:delText>10</w:delText>
              </w:r>
              <w:r w:rsidRPr="009421E3" w:rsidDel="004B35D9">
                <w:rPr>
                  <w:rFonts w:ascii="Times New Roman" w:hAnsi="Times New Roman" w:cs="Times New Roman"/>
                  <w:sz w:val="28"/>
                  <w:szCs w:val="28"/>
                  <w:vertAlign w:val="superscript"/>
                </w:rPr>
                <w:delText>6</w:delText>
              </w:r>
              <w:r w:rsidRPr="009421E3" w:rsidDel="004B35D9">
                <w:rPr>
                  <w:rFonts w:ascii="Times New Roman" w:hAnsi="Times New Roman" w:cs="Times New Roman"/>
                  <w:sz w:val="28"/>
                  <w:szCs w:val="28"/>
                </w:rPr>
                <w:delText>/10</w:delText>
              </w:r>
              <w:r w:rsidRPr="009421E3" w:rsidDel="004B35D9">
                <w:rPr>
                  <w:rFonts w:ascii="Times New Roman" w:hAnsi="Times New Roman" w:cs="Times New Roman"/>
                  <w:sz w:val="28"/>
                  <w:szCs w:val="28"/>
                  <w:vertAlign w:val="superscript"/>
                </w:rPr>
                <w:delText>7</w:delText>
              </w:r>
            </w:del>
          </w:p>
        </w:tc>
        <w:tc>
          <w:tcPr>
            <w:tcW w:w="3115" w:type="dxa"/>
          </w:tcPr>
          <w:p w14:paraId="7AFB57DF" w14:textId="4279C725" w:rsidR="009421E3" w:rsidRPr="009421E3" w:rsidDel="004B35D9" w:rsidRDefault="009421E3" w:rsidP="00407967">
            <w:pPr>
              <w:rPr>
                <w:del w:id="99" w:author="USER1" w:date="2020-12-21T11:16:00Z"/>
                <w:rFonts w:ascii="Times New Roman" w:hAnsi="Times New Roman" w:cs="Times New Roman"/>
                <w:sz w:val="28"/>
                <w:szCs w:val="28"/>
              </w:rPr>
            </w:pPr>
            <w:del w:id="100" w:author="USER1" w:date="2020-12-21T11:16:00Z">
              <w:r w:rsidRPr="009421E3" w:rsidDel="004B35D9">
                <w:rPr>
                  <w:rFonts w:ascii="Times New Roman" w:hAnsi="Times New Roman" w:cs="Times New Roman"/>
                  <w:sz w:val="28"/>
                  <w:szCs w:val="28"/>
                </w:rPr>
                <w:delText>ions of U</w:delText>
              </w:r>
              <w:r w:rsidRPr="009421E3" w:rsidDel="004B35D9">
                <w:rPr>
                  <w:rFonts w:ascii="Times New Roman" w:hAnsi="Times New Roman" w:cs="Times New Roman"/>
                  <w:sz w:val="28"/>
                  <w:szCs w:val="28"/>
                  <w:vertAlign w:val="superscript"/>
                </w:rPr>
                <w:delText>92+</w:delText>
              </w:r>
            </w:del>
          </w:p>
        </w:tc>
      </w:tr>
      <w:tr w:rsidR="009421E3" w:rsidRPr="009421E3" w:rsidDel="004B35D9" w14:paraId="1DC6FD81" w14:textId="7FAA5D5B" w:rsidTr="004B35D9">
        <w:trPr>
          <w:del w:id="101" w:author="USER1" w:date="2020-12-21T11:16:00Z"/>
        </w:trPr>
        <w:tc>
          <w:tcPr>
            <w:tcW w:w="3963" w:type="dxa"/>
          </w:tcPr>
          <w:p w14:paraId="649492AD" w14:textId="0032A1C0" w:rsidR="009421E3" w:rsidRPr="009421E3" w:rsidDel="004B35D9" w:rsidRDefault="009421E3" w:rsidP="00407967">
            <w:pPr>
              <w:autoSpaceDE w:val="0"/>
              <w:autoSpaceDN w:val="0"/>
              <w:adjustRightInd w:val="0"/>
              <w:rPr>
                <w:del w:id="102" w:author="USER1" w:date="2020-12-21T11:16:00Z"/>
                <w:rFonts w:ascii="Times New Roman" w:hAnsi="Times New Roman" w:cs="Times New Roman"/>
                <w:color w:val="000000"/>
                <w:sz w:val="28"/>
                <w:szCs w:val="28"/>
                <w:lang w:val="en-US"/>
              </w:rPr>
            </w:pPr>
            <w:del w:id="103" w:author="USER1" w:date="2020-12-21T11:16:00Z">
              <w:r w:rsidRPr="009421E3" w:rsidDel="004B35D9">
                <w:rPr>
                  <w:rFonts w:ascii="Times New Roman" w:hAnsi="Times New Roman" w:cs="Times New Roman"/>
                  <w:color w:val="000000"/>
                  <w:sz w:val="28"/>
                  <w:szCs w:val="28"/>
                  <w:lang w:val="en-US"/>
                </w:rPr>
                <w:delText>reference maximum intensity for the</w:delText>
              </w:r>
            </w:del>
          </w:p>
          <w:p w14:paraId="32CBE6A4" w14:textId="461C1EE0" w:rsidR="009421E3" w:rsidRPr="009421E3" w:rsidDel="004B35D9" w:rsidRDefault="009421E3" w:rsidP="00407967">
            <w:pPr>
              <w:rPr>
                <w:del w:id="104" w:author="USER1" w:date="2020-12-21T11:16:00Z"/>
                <w:rFonts w:ascii="Times New Roman" w:hAnsi="Times New Roman" w:cs="Times New Roman"/>
                <w:sz w:val="28"/>
                <w:szCs w:val="28"/>
                <w:lang w:val="en-US"/>
              </w:rPr>
            </w:pPr>
            <w:del w:id="105" w:author="USER1" w:date="2020-12-21T11:16:00Z">
              <w:r w:rsidRPr="009421E3" w:rsidDel="004B35D9">
                <w:rPr>
                  <w:rFonts w:ascii="Times New Roman" w:hAnsi="Times New Roman" w:cs="Times New Roman"/>
                  <w:color w:val="000000"/>
                  <w:sz w:val="28"/>
                  <w:szCs w:val="28"/>
                  <w:lang w:val="en-US"/>
                </w:rPr>
                <w:delText xml:space="preserve">system design </w:delText>
              </w:r>
            </w:del>
          </w:p>
          <w:p w14:paraId="535BFBB7" w14:textId="3BF3C6DC" w:rsidR="009421E3" w:rsidRPr="009421E3" w:rsidDel="004B35D9" w:rsidRDefault="009421E3" w:rsidP="00407967">
            <w:pPr>
              <w:rPr>
                <w:del w:id="106" w:author="USER1" w:date="2020-12-21T11:16:00Z"/>
                <w:rFonts w:ascii="Times New Roman" w:hAnsi="Times New Roman" w:cs="Times New Roman"/>
                <w:sz w:val="28"/>
                <w:szCs w:val="28"/>
                <w:lang w:val="en-US"/>
              </w:rPr>
            </w:pPr>
          </w:p>
        </w:tc>
        <w:tc>
          <w:tcPr>
            <w:tcW w:w="2266" w:type="dxa"/>
          </w:tcPr>
          <w:p w14:paraId="0AD48907" w14:textId="1220AA42" w:rsidR="009421E3" w:rsidRPr="009421E3" w:rsidDel="004B35D9" w:rsidRDefault="009421E3" w:rsidP="00407967">
            <w:pPr>
              <w:rPr>
                <w:del w:id="107" w:author="USER1" w:date="2020-12-21T11:16:00Z"/>
                <w:rFonts w:ascii="Times New Roman" w:hAnsi="Times New Roman" w:cs="Times New Roman"/>
                <w:sz w:val="28"/>
                <w:szCs w:val="28"/>
              </w:rPr>
            </w:pPr>
            <w:del w:id="108" w:author="USER1" w:date="2020-12-21T11:16:00Z">
              <w:r w:rsidRPr="009421E3" w:rsidDel="004B35D9">
                <w:rPr>
                  <w:rFonts w:ascii="Times New Roman" w:hAnsi="Times New Roman" w:cs="Times New Roman"/>
                  <w:sz w:val="28"/>
                  <w:szCs w:val="28"/>
                </w:rPr>
                <w:delText>10</w:delText>
              </w:r>
              <w:r w:rsidRPr="009421E3" w:rsidDel="004B35D9">
                <w:rPr>
                  <w:rFonts w:ascii="Times New Roman" w:hAnsi="Times New Roman" w:cs="Times New Roman"/>
                  <w:sz w:val="28"/>
                  <w:szCs w:val="28"/>
                  <w:vertAlign w:val="superscript"/>
                </w:rPr>
                <w:delText>10</w:delText>
              </w:r>
            </w:del>
          </w:p>
        </w:tc>
        <w:tc>
          <w:tcPr>
            <w:tcW w:w="3115" w:type="dxa"/>
          </w:tcPr>
          <w:p w14:paraId="16999A73" w14:textId="0A3072A2" w:rsidR="009421E3" w:rsidRPr="009421E3" w:rsidDel="004B35D9" w:rsidRDefault="009421E3" w:rsidP="00407967">
            <w:pPr>
              <w:rPr>
                <w:del w:id="109" w:author="USER1" w:date="2020-12-21T11:16:00Z"/>
                <w:rFonts w:ascii="Times New Roman" w:hAnsi="Times New Roman" w:cs="Times New Roman"/>
                <w:sz w:val="28"/>
                <w:szCs w:val="28"/>
              </w:rPr>
            </w:pPr>
            <w:del w:id="110" w:author="USER1" w:date="2020-12-21T11:16:00Z">
              <w:r w:rsidRPr="009421E3" w:rsidDel="004B35D9">
                <w:rPr>
                  <w:rFonts w:ascii="Times New Roman" w:hAnsi="Times New Roman" w:cs="Times New Roman"/>
                  <w:sz w:val="28"/>
                  <w:szCs w:val="28"/>
                </w:rPr>
                <w:delText>ions of U</w:delText>
              </w:r>
              <w:r w:rsidRPr="009421E3" w:rsidDel="004B35D9">
                <w:rPr>
                  <w:rFonts w:ascii="Times New Roman" w:hAnsi="Times New Roman" w:cs="Times New Roman"/>
                  <w:sz w:val="28"/>
                  <w:szCs w:val="28"/>
                  <w:vertAlign w:val="superscript"/>
                </w:rPr>
                <w:delText>92+</w:delText>
              </w:r>
            </w:del>
          </w:p>
        </w:tc>
      </w:tr>
      <w:tr w:rsidR="009421E3" w:rsidRPr="00134867" w:rsidDel="004B35D9" w14:paraId="17D6459F" w14:textId="03262FDB" w:rsidTr="004B35D9">
        <w:trPr>
          <w:del w:id="111" w:author="USER1" w:date="2020-12-21T11:16:00Z"/>
        </w:trPr>
        <w:tc>
          <w:tcPr>
            <w:tcW w:w="3963" w:type="dxa"/>
          </w:tcPr>
          <w:p w14:paraId="75F7FB87" w14:textId="45CC6837" w:rsidR="009421E3" w:rsidRPr="00134867" w:rsidDel="004B35D9" w:rsidRDefault="009421E3" w:rsidP="00407967">
            <w:pPr>
              <w:rPr>
                <w:del w:id="112" w:author="USER1" w:date="2020-12-21T11:16:00Z"/>
              </w:rPr>
            </w:pPr>
          </w:p>
        </w:tc>
        <w:tc>
          <w:tcPr>
            <w:tcW w:w="2266" w:type="dxa"/>
          </w:tcPr>
          <w:p w14:paraId="457956B0" w14:textId="4DC6DF12" w:rsidR="009421E3" w:rsidRPr="00134867" w:rsidDel="004B35D9" w:rsidRDefault="009421E3" w:rsidP="00407967">
            <w:pPr>
              <w:rPr>
                <w:del w:id="113" w:author="USER1" w:date="2020-12-21T11:16:00Z"/>
              </w:rPr>
            </w:pPr>
          </w:p>
        </w:tc>
        <w:tc>
          <w:tcPr>
            <w:tcW w:w="3115" w:type="dxa"/>
          </w:tcPr>
          <w:p w14:paraId="5AFF8676" w14:textId="61688E41" w:rsidR="009421E3" w:rsidRPr="00134867" w:rsidDel="004B35D9" w:rsidRDefault="009421E3" w:rsidP="00407967">
            <w:pPr>
              <w:rPr>
                <w:del w:id="114" w:author="USER1" w:date="2020-12-21T11:16:00Z"/>
              </w:rPr>
            </w:pPr>
          </w:p>
        </w:tc>
      </w:tr>
    </w:tbl>
    <w:tbl>
      <w:tblPr>
        <w:tblStyle w:val="1"/>
        <w:tblW w:w="9345" w:type="dxa"/>
        <w:tblInd w:w="0" w:type="dxa"/>
        <w:tblLook w:val="04A0" w:firstRow="1" w:lastRow="0" w:firstColumn="1" w:lastColumn="0" w:noHBand="0" w:noVBand="1"/>
      </w:tblPr>
      <w:tblGrid>
        <w:gridCol w:w="3964"/>
        <w:gridCol w:w="2266"/>
        <w:gridCol w:w="3115"/>
      </w:tblGrid>
      <w:tr w:rsidR="004B35D9" w:rsidRPr="004B35D9" w14:paraId="52347C6F" w14:textId="77777777" w:rsidTr="004B35D9">
        <w:trPr>
          <w:ins w:id="115" w:author="USER1" w:date="2020-12-21T11:16:00Z"/>
        </w:trPr>
        <w:tc>
          <w:tcPr>
            <w:tcW w:w="3964" w:type="dxa"/>
          </w:tcPr>
          <w:p w14:paraId="4C99E658" w14:textId="77777777" w:rsidR="004B35D9" w:rsidRPr="004B35D9" w:rsidRDefault="004B35D9" w:rsidP="002C4398">
            <w:pPr>
              <w:rPr>
                <w:ins w:id="116" w:author="USER1" w:date="2020-12-21T11:16:00Z"/>
                <w:rFonts w:ascii="Times New Roman" w:hAnsi="Times New Roman" w:cs="Times New Roman"/>
                <w:sz w:val="24"/>
                <w:szCs w:val="24"/>
                <w:rPrChange w:id="117" w:author="USER1" w:date="2020-12-21T11:17:00Z">
                  <w:rPr>
                    <w:ins w:id="118" w:author="USER1" w:date="2020-12-21T11:16:00Z"/>
                  </w:rPr>
                </w:rPrChange>
              </w:rPr>
            </w:pPr>
            <w:proofErr w:type="spellStart"/>
            <w:ins w:id="119" w:author="USER1" w:date="2020-12-21T11:16:00Z">
              <w:r w:rsidRPr="004B35D9">
                <w:rPr>
                  <w:rFonts w:ascii="Times New Roman" w:hAnsi="Times New Roman" w:cs="Times New Roman"/>
                  <w:sz w:val="24"/>
                  <w:szCs w:val="24"/>
                  <w:rPrChange w:id="120" w:author="USER1" w:date="2020-12-21T11:17:00Z">
                    <w:rPr/>
                  </w:rPrChange>
                </w:rPr>
                <w:t>Parameter</w:t>
              </w:r>
              <w:proofErr w:type="spellEnd"/>
            </w:ins>
          </w:p>
        </w:tc>
        <w:tc>
          <w:tcPr>
            <w:tcW w:w="2266" w:type="dxa"/>
          </w:tcPr>
          <w:p w14:paraId="47269DF4" w14:textId="77777777" w:rsidR="004B35D9" w:rsidRPr="004B35D9" w:rsidRDefault="004B35D9" w:rsidP="002C4398">
            <w:pPr>
              <w:rPr>
                <w:ins w:id="121" w:author="USER1" w:date="2020-12-21T11:16:00Z"/>
                <w:rFonts w:ascii="Times New Roman" w:hAnsi="Times New Roman" w:cs="Times New Roman"/>
                <w:sz w:val="24"/>
                <w:szCs w:val="24"/>
                <w:rPrChange w:id="122" w:author="USER1" w:date="2020-12-21T11:17:00Z">
                  <w:rPr>
                    <w:ins w:id="123" w:author="USER1" w:date="2020-12-21T11:16:00Z"/>
                  </w:rPr>
                </w:rPrChange>
              </w:rPr>
            </w:pPr>
            <w:proofErr w:type="spellStart"/>
            <w:ins w:id="124" w:author="USER1" w:date="2020-12-21T11:16:00Z">
              <w:r w:rsidRPr="004B35D9">
                <w:rPr>
                  <w:rFonts w:ascii="Times New Roman" w:hAnsi="Times New Roman" w:cs="Times New Roman"/>
                  <w:sz w:val="24"/>
                  <w:szCs w:val="24"/>
                  <w:rPrChange w:id="125" w:author="USER1" w:date="2020-12-21T11:17:00Z">
                    <w:rPr/>
                  </w:rPrChange>
                </w:rPr>
                <w:t>Value</w:t>
              </w:r>
              <w:proofErr w:type="spellEnd"/>
            </w:ins>
          </w:p>
        </w:tc>
        <w:tc>
          <w:tcPr>
            <w:tcW w:w="3115" w:type="dxa"/>
          </w:tcPr>
          <w:p w14:paraId="2F866745" w14:textId="77777777" w:rsidR="004B35D9" w:rsidRPr="004B35D9" w:rsidRDefault="004B35D9" w:rsidP="002C4398">
            <w:pPr>
              <w:rPr>
                <w:ins w:id="126" w:author="USER1" w:date="2020-12-21T11:16:00Z"/>
                <w:rFonts w:ascii="Times New Roman" w:hAnsi="Times New Roman" w:cs="Times New Roman"/>
                <w:sz w:val="24"/>
                <w:szCs w:val="24"/>
                <w:rPrChange w:id="127" w:author="USER1" w:date="2020-12-21T11:17:00Z">
                  <w:rPr>
                    <w:ins w:id="128" w:author="USER1" w:date="2020-12-21T11:16:00Z"/>
                  </w:rPr>
                </w:rPrChange>
              </w:rPr>
            </w:pPr>
            <w:proofErr w:type="spellStart"/>
            <w:ins w:id="129" w:author="USER1" w:date="2020-12-21T11:16:00Z">
              <w:r w:rsidRPr="004B35D9">
                <w:rPr>
                  <w:rFonts w:ascii="Times New Roman" w:hAnsi="Times New Roman" w:cs="Times New Roman"/>
                  <w:sz w:val="24"/>
                  <w:szCs w:val="24"/>
                  <w:rPrChange w:id="130" w:author="USER1" w:date="2020-12-21T11:17:00Z">
                    <w:rPr/>
                  </w:rPrChange>
                </w:rPr>
                <w:t>Unit</w:t>
              </w:r>
              <w:proofErr w:type="spellEnd"/>
            </w:ins>
          </w:p>
        </w:tc>
      </w:tr>
      <w:tr w:rsidR="004B35D9" w:rsidRPr="004B35D9" w14:paraId="39209820" w14:textId="77777777" w:rsidTr="004B35D9">
        <w:trPr>
          <w:ins w:id="131" w:author="USER1" w:date="2020-12-21T11:16:00Z"/>
        </w:trPr>
        <w:tc>
          <w:tcPr>
            <w:tcW w:w="3964" w:type="dxa"/>
          </w:tcPr>
          <w:p w14:paraId="42969B45" w14:textId="77777777" w:rsidR="004B35D9" w:rsidRPr="004B35D9" w:rsidRDefault="004B35D9" w:rsidP="002C4398">
            <w:pPr>
              <w:rPr>
                <w:ins w:id="132" w:author="USER1" w:date="2020-12-21T11:16:00Z"/>
                <w:rFonts w:ascii="Times New Roman" w:hAnsi="Times New Roman" w:cs="Times New Roman"/>
                <w:b/>
                <w:bCs/>
                <w:sz w:val="24"/>
                <w:szCs w:val="24"/>
                <w:rPrChange w:id="133" w:author="USER1" w:date="2020-12-21T11:17:00Z">
                  <w:rPr>
                    <w:ins w:id="134" w:author="USER1" w:date="2020-12-21T11:16:00Z"/>
                    <w:b/>
                    <w:bCs/>
                  </w:rPr>
                </w:rPrChange>
              </w:rPr>
            </w:pPr>
            <w:ins w:id="135" w:author="USER1" w:date="2020-12-21T11:16:00Z">
              <w:r w:rsidRPr="004B35D9">
                <w:rPr>
                  <w:rFonts w:ascii="Times New Roman" w:hAnsi="Times New Roman" w:cs="Times New Roman"/>
                  <w:b/>
                  <w:sz w:val="24"/>
                  <w:szCs w:val="24"/>
                  <w:rPrChange w:id="136" w:author="USER1" w:date="2020-12-21T11:17:00Z">
                    <w:rPr>
                      <w:b/>
                    </w:rPr>
                  </w:rPrChange>
                </w:rPr>
                <w:t xml:space="preserve">Schottky </w:t>
              </w:r>
              <w:proofErr w:type="spellStart"/>
              <w:r w:rsidRPr="004B35D9">
                <w:rPr>
                  <w:rFonts w:ascii="Times New Roman" w:hAnsi="Times New Roman" w:cs="Times New Roman"/>
                  <w:b/>
                  <w:sz w:val="24"/>
                  <w:szCs w:val="24"/>
                  <w:rPrChange w:id="137" w:author="USER1" w:date="2020-12-21T11:17:00Z">
                    <w:rPr>
                      <w:b/>
                    </w:rPr>
                  </w:rPrChange>
                </w:rPr>
                <w:t>pickup</w:t>
              </w:r>
              <w:proofErr w:type="spellEnd"/>
              <w:r w:rsidRPr="004B35D9">
                <w:rPr>
                  <w:rFonts w:ascii="Times New Roman" w:hAnsi="Times New Roman" w:cs="Times New Roman"/>
                  <w:b/>
                  <w:bCs/>
                  <w:sz w:val="24"/>
                  <w:szCs w:val="24"/>
                  <w:rPrChange w:id="138" w:author="USER1" w:date="2020-12-21T11:17:00Z">
                    <w:rPr>
                      <w:b/>
                      <w:bCs/>
                    </w:rPr>
                  </w:rPrChange>
                </w:rPr>
                <w:t xml:space="preserve"> CR</w:t>
              </w:r>
            </w:ins>
          </w:p>
        </w:tc>
        <w:tc>
          <w:tcPr>
            <w:tcW w:w="2266" w:type="dxa"/>
          </w:tcPr>
          <w:p w14:paraId="26CF83F4" w14:textId="77777777" w:rsidR="004B35D9" w:rsidRPr="004B35D9" w:rsidRDefault="004B35D9" w:rsidP="002C4398">
            <w:pPr>
              <w:rPr>
                <w:ins w:id="139" w:author="USER1" w:date="2020-12-21T11:16:00Z"/>
                <w:rFonts w:ascii="Times New Roman" w:hAnsi="Times New Roman" w:cs="Times New Roman"/>
                <w:sz w:val="24"/>
                <w:szCs w:val="24"/>
                <w:rPrChange w:id="140" w:author="USER1" w:date="2020-12-21T11:17:00Z">
                  <w:rPr>
                    <w:ins w:id="141" w:author="USER1" w:date="2020-12-21T11:16:00Z"/>
                  </w:rPr>
                </w:rPrChange>
              </w:rPr>
            </w:pPr>
          </w:p>
        </w:tc>
        <w:tc>
          <w:tcPr>
            <w:tcW w:w="3115" w:type="dxa"/>
          </w:tcPr>
          <w:p w14:paraId="0205F1F9" w14:textId="77777777" w:rsidR="004B35D9" w:rsidRPr="004B35D9" w:rsidRDefault="004B35D9" w:rsidP="002C4398">
            <w:pPr>
              <w:rPr>
                <w:ins w:id="142" w:author="USER1" w:date="2020-12-21T11:16:00Z"/>
                <w:rFonts w:ascii="Times New Roman" w:hAnsi="Times New Roman" w:cs="Times New Roman"/>
                <w:sz w:val="24"/>
                <w:szCs w:val="24"/>
                <w:rPrChange w:id="143" w:author="USER1" w:date="2020-12-21T11:17:00Z">
                  <w:rPr>
                    <w:ins w:id="144" w:author="USER1" w:date="2020-12-21T11:16:00Z"/>
                  </w:rPr>
                </w:rPrChange>
              </w:rPr>
            </w:pPr>
          </w:p>
        </w:tc>
      </w:tr>
      <w:tr w:rsidR="004B35D9" w:rsidRPr="004B35D9" w14:paraId="165C8AAE" w14:textId="77777777" w:rsidTr="004B35D9">
        <w:trPr>
          <w:ins w:id="145" w:author="USER1" w:date="2020-12-21T11:16:00Z"/>
        </w:trPr>
        <w:tc>
          <w:tcPr>
            <w:tcW w:w="3964" w:type="dxa"/>
          </w:tcPr>
          <w:p w14:paraId="3278E616" w14:textId="77777777" w:rsidR="004B35D9" w:rsidRPr="004B35D9" w:rsidRDefault="004B35D9" w:rsidP="002C4398">
            <w:pPr>
              <w:rPr>
                <w:ins w:id="146" w:author="USER1" w:date="2020-12-21T11:16:00Z"/>
                <w:rFonts w:ascii="Times New Roman" w:hAnsi="Times New Roman" w:cs="Times New Roman"/>
                <w:b/>
                <w:sz w:val="24"/>
                <w:szCs w:val="24"/>
                <w:rPrChange w:id="147" w:author="USER1" w:date="2020-12-21T11:17:00Z">
                  <w:rPr>
                    <w:ins w:id="148" w:author="USER1" w:date="2020-12-21T11:16:00Z"/>
                    <w:b/>
                  </w:rPr>
                </w:rPrChange>
              </w:rPr>
            </w:pPr>
            <w:proofErr w:type="spellStart"/>
            <w:ins w:id="149" w:author="USER1" w:date="2020-12-21T11:16:00Z">
              <w:r w:rsidRPr="004B35D9">
                <w:rPr>
                  <w:rFonts w:ascii="Times New Roman" w:hAnsi="Times New Roman" w:cs="Times New Roman"/>
                  <w:b/>
                  <w:sz w:val="24"/>
                  <w:szCs w:val="24"/>
                  <w:rPrChange w:id="150" w:author="USER1" w:date="2020-12-21T11:17:00Z">
                    <w:rPr>
                      <w:b/>
                    </w:rPr>
                  </w:rPrChange>
                </w:rPr>
                <w:t>Number</w:t>
              </w:r>
              <w:proofErr w:type="spellEnd"/>
              <w:r w:rsidRPr="004B35D9">
                <w:rPr>
                  <w:rFonts w:ascii="Times New Roman" w:hAnsi="Times New Roman" w:cs="Times New Roman"/>
                  <w:b/>
                  <w:sz w:val="24"/>
                  <w:szCs w:val="24"/>
                  <w:rPrChange w:id="151" w:author="USER1" w:date="2020-12-21T11:17:00Z">
                    <w:rPr>
                      <w:b/>
                    </w:rPr>
                  </w:rPrChange>
                </w:rPr>
                <w:t xml:space="preserve"> </w:t>
              </w:r>
              <w:proofErr w:type="spellStart"/>
              <w:r w:rsidRPr="004B35D9">
                <w:rPr>
                  <w:rFonts w:ascii="Times New Roman" w:hAnsi="Times New Roman" w:cs="Times New Roman"/>
                  <w:b/>
                  <w:sz w:val="24"/>
                  <w:szCs w:val="24"/>
                  <w:rPrChange w:id="152" w:author="USER1" w:date="2020-12-21T11:17:00Z">
                    <w:rPr>
                      <w:b/>
                    </w:rPr>
                  </w:rPrChange>
                </w:rPr>
                <w:t>of</w:t>
              </w:r>
              <w:proofErr w:type="spellEnd"/>
              <w:r w:rsidRPr="004B35D9">
                <w:rPr>
                  <w:rFonts w:ascii="Times New Roman" w:hAnsi="Times New Roman" w:cs="Times New Roman"/>
                  <w:b/>
                  <w:sz w:val="24"/>
                  <w:szCs w:val="24"/>
                  <w:rPrChange w:id="153" w:author="USER1" w:date="2020-12-21T11:17:00Z">
                    <w:rPr>
                      <w:b/>
                    </w:rPr>
                  </w:rPrChange>
                </w:rPr>
                <w:t xml:space="preserve"> </w:t>
              </w:r>
              <w:proofErr w:type="spellStart"/>
              <w:r w:rsidRPr="004B35D9">
                <w:rPr>
                  <w:rFonts w:ascii="Times New Roman" w:hAnsi="Times New Roman" w:cs="Times New Roman"/>
                  <w:b/>
                  <w:sz w:val="24"/>
                  <w:szCs w:val="24"/>
                  <w:rPrChange w:id="154" w:author="USER1" w:date="2020-12-21T11:17:00Z">
                    <w:rPr>
                      <w:b/>
                    </w:rPr>
                  </w:rPrChange>
                </w:rPr>
                <w:t>elements</w:t>
              </w:r>
              <w:proofErr w:type="spellEnd"/>
            </w:ins>
          </w:p>
        </w:tc>
        <w:tc>
          <w:tcPr>
            <w:tcW w:w="2266" w:type="dxa"/>
          </w:tcPr>
          <w:p w14:paraId="631F9808" w14:textId="77777777" w:rsidR="004B35D9" w:rsidRPr="004B35D9" w:rsidRDefault="004B35D9" w:rsidP="002C4398">
            <w:pPr>
              <w:rPr>
                <w:ins w:id="155" w:author="USER1" w:date="2020-12-21T11:16:00Z"/>
                <w:rFonts w:ascii="Times New Roman" w:hAnsi="Times New Roman" w:cs="Times New Roman"/>
                <w:sz w:val="24"/>
                <w:szCs w:val="24"/>
                <w:rPrChange w:id="156" w:author="USER1" w:date="2020-12-21T11:17:00Z">
                  <w:rPr>
                    <w:ins w:id="157" w:author="USER1" w:date="2020-12-21T11:16:00Z"/>
                  </w:rPr>
                </w:rPrChange>
              </w:rPr>
            </w:pPr>
          </w:p>
        </w:tc>
        <w:tc>
          <w:tcPr>
            <w:tcW w:w="3115" w:type="dxa"/>
          </w:tcPr>
          <w:p w14:paraId="4E185408" w14:textId="77777777" w:rsidR="004B35D9" w:rsidRPr="004B35D9" w:rsidRDefault="004B35D9" w:rsidP="002C4398">
            <w:pPr>
              <w:rPr>
                <w:ins w:id="158" w:author="USER1" w:date="2020-12-21T11:16:00Z"/>
                <w:rFonts w:ascii="Times New Roman" w:hAnsi="Times New Roman" w:cs="Times New Roman"/>
                <w:sz w:val="24"/>
                <w:szCs w:val="24"/>
                <w:rPrChange w:id="159" w:author="USER1" w:date="2020-12-21T11:17:00Z">
                  <w:rPr>
                    <w:ins w:id="160" w:author="USER1" w:date="2020-12-21T11:16:00Z"/>
                  </w:rPr>
                </w:rPrChange>
              </w:rPr>
            </w:pPr>
          </w:p>
        </w:tc>
      </w:tr>
      <w:tr w:rsidR="004B35D9" w:rsidRPr="004B35D9" w14:paraId="669F2EBE" w14:textId="77777777" w:rsidTr="004B35D9">
        <w:trPr>
          <w:ins w:id="161" w:author="USER1" w:date="2020-12-21T11:16:00Z"/>
        </w:trPr>
        <w:tc>
          <w:tcPr>
            <w:tcW w:w="3964" w:type="dxa"/>
          </w:tcPr>
          <w:p w14:paraId="7740EB88" w14:textId="77777777" w:rsidR="004B35D9" w:rsidRPr="004B35D9" w:rsidRDefault="004B35D9" w:rsidP="002C4398">
            <w:pPr>
              <w:autoSpaceDE w:val="0"/>
              <w:autoSpaceDN w:val="0"/>
              <w:adjustRightInd w:val="0"/>
              <w:rPr>
                <w:ins w:id="162" w:author="USER1" w:date="2020-12-21T11:16:00Z"/>
                <w:rFonts w:ascii="Times New Roman" w:hAnsi="Times New Roman" w:cs="Times New Roman"/>
                <w:color w:val="000000"/>
                <w:sz w:val="24"/>
                <w:szCs w:val="24"/>
                <w:lang w:val="en-US"/>
                <w:rPrChange w:id="163" w:author="USER1" w:date="2020-12-21T11:17:00Z">
                  <w:rPr>
                    <w:ins w:id="164" w:author="USER1" w:date="2020-12-21T11:16:00Z"/>
                    <w:color w:val="000000"/>
                  </w:rPr>
                </w:rPrChange>
              </w:rPr>
            </w:pPr>
            <w:ins w:id="165" w:author="USER1" w:date="2020-12-21T11:16:00Z">
              <w:r w:rsidRPr="004B35D9">
                <w:rPr>
                  <w:rFonts w:ascii="Times New Roman" w:hAnsi="Times New Roman" w:cs="Times New Roman"/>
                  <w:color w:val="000000"/>
                  <w:sz w:val="24"/>
                  <w:szCs w:val="24"/>
                  <w:lang w:val="en-US"/>
                  <w:rPrChange w:id="166" w:author="USER1" w:date="2020-12-21T11:17:00Z">
                    <w:rPr>
                      <w:color w:val="000000"/>
                    </w:rPr>
                  </w:rPrChange>
                </w:rPr>
                <w:t xml:space="preserve">Total length flange-to-flange </w:t>
              </w:r>
            </w:ins>
          </w:p>
        </w:tc>
        <w:tc>
          <w:tcPr>
            <w:tcW w:w="2266" w:type="dxa"/>
          </w:tcPr>
          <w:p w14:paraId="1098B4B3" w14:textId="77777777" w:rsidR="004B35D9" w:rsidRPr="004B35D9" w:rsidRDefault="004B35D9" w:rsidP="002C4398">
            <w:pPr>
              <w:rPr>
                <w:ins w:id="167" w:author="USER1" w:date="2020-12-21T11:16:00Z"/>
                <w:rFonts w:ascii="Times New Roman" w:hAnsi="Times New Roman" w:cs="Times New Roman"/>
                <w:sz w:val="24"/>
                <w:szCs w:val="24"/>
                <w:rPrChange w:id="168" w:author="USER1" w:date="2020-12-21T11:17:00Z">
                  <w:rPr>
                    <w:ins w:id="169" w:author="USER1" w:date="2020-12-21T11:16:00Z"/>
                  </w:rPr>
                </w:rPrChange>
              </w:rPr>
            </w:pPr>
            <w:ins w:id="170" w:author="USER1" w:date="2020-12-21T11:16:00Z">
              <w:r w:rsidRPr="004B35D9">
                <w:rPr>
                  <w:rFonts w:ascii="Times New Roman" w:hAnsi="Times New Roman" w:cs="Times New Roman"/>
                  <w:sz w:val="24"/>
                  <w:szCs w:val="24"/>
                  <w:rPrChange w:id="171" w:author="USER1" w:date="2020-12-21T11:17:00Z">
                    <w:rPr/>
                  </w:rPrChange>
                </w:rPr>
                <w:t>1000</w:t>
              </w:r>
            </w:ins>
          </w:p>
        </w:tc>
        <w:tc>
          <w:tcPr>
            <w:tcW w:w="3115" w:type="dxa"/>
          </w:tcPr>
          <w:p w14:paraId="4D58E6E8" w14:textId="77777777" w:rsidR="004B35D9" w:rsidRPr="004B35D9" w:rsidRDefault="004B35D9" w:rsidP="002C4398">
            <w:pPr>
              <w:rPr>
                <w:ins w:id="172" w:author="USER1" w:date="2020-12-21T11:16:00Z"/>
                <w:rFonts w:ascii="Times New Roman" w:hAnsi="Times New Roman" w:cs="Times New Roman"/>
                <w:sz w:val="24"/>
                <w:szCs w:val="24"/>
                <w:rPrChange w:id="173" w:author="USER1" w:date="2020-12-21T11:17:00Z">
                  <w:rPr>
                    <w:ins w:id="174" w:author="USER1" w:date="2020-12-21T11:16:00Z"/>
                  </w:rPr>
                </w:rPrChange>
              </w:rPr>
            </w:pPr>
            <w:proofErr w:type="spellStart"/>
            <w:ins w:id="175" w:author="USER1" w:date="2020-12-21T11:16:00Z">
              <w:r w:rsidRPr="004B35D9">
                <w:rPr>
                  <w:rFonts w:ascii="Times New Roman" w:hAnsi="Times New Roman" w:cs="Times New Roman"/>
                  <w:sz w:val="24"/>
                  <w:szCs w:val="24"/>
                  <w:rPrChange w:id="176" w:author="USER1" w:date="2020-12-21T11:17:00Z">
                    <w:rPr/>
                  </w:rPrChange>
                </w:rPr>
                <w:t>mm</w:t>
              </w:r>
              <w:proofErr w:type="spellEnd"/>
            </w:ins>
          </w:p>
        </w:tc>
      </w:tr>
      <w:tr w:rsidR="004B35D9" w:rsidRPr="004B35D9" w14:paraId="56653EEC" w14:textId="77777777" w:rsidTr="004B35D9">
        <w:trPr>
          <w:ins w:id="177" w:author="USER1" w:date="2020-12-21T11:16:00Z"/>
        </w:trPr>
        <w:tc>
          <w:tcPr>
            <w:tcW w:w="3964" w:type="dxa"/>
          </w:tcPr>
          <w:p w14:paraId="03D10E69" w14:textId="77777777" w:rsidR="004B35D9" w:rsidRPr="004B35D9" w:rsidRDefault="004B35D9" w:rsidP="002C4398">
            <w:pPr>
              <w:autoSpaceDE w:val="0"/>
              <w:autoSpaceDN w:val="0"/>
              <w:adjustRightInd w:val="0"/>
              <w:rPr>
                <w:ins w:id="178" w:author="USER1" w:date="2020-12-21T11:16:00Z"/>
                <w:rFonts w:ascii="Times New Roman" w:hAnsi="Times New Roman" w:cs="Times New Roman"/>
                <w:color w:val="000000"/>
                <w:sz w:val="24"/>
                <w:szCs w:val="24"/>
                <w:rPrChange w:id="179" w:author="USER1" w:date="2020-12-21T11:17:00Z">
                  <w:rPr>
                    <w:ins w:id="180" w:author="USER1" w:date="2020-12-21T11:16:00Z"/>
                    <w:color w:val="000000"/>
                  </w:rPr>
                </w:rPrChange>
              </w:rPr>
            </w:pPr>
            <w:proofErr w:type="spellStart"/>
            <w:ins w:id="181" w:author="USER1" w:date="2020-12-21T11:16:00Z">
              <w:r w:rsidRPr="004B35D9">
                <w:rPr>
                  <w:rFonts w:ascii="Times New Roman" w:hAnsi="Times New Roman" w:cs="Times New Roman"/>
                  <w:color w:val="000000"/>
                  <w:sz w:val="24"/>
                  <w:szCs w:val="24"/>
                  <w:rPrChange w:id="182" w:author="USER1" w:date="2020-12-21T11:17:00Z">
                    <w:rPr>
                      <w:color w:val="000000"/>
                    </w:rPr>
                  </w:rPrChange>
                </w:rPr>
                <w:t>Horizontal</w:t>
              </w:r>
              <w:proofErr w:type="spellEnd"/>
              <w:r w:rsidRPr="004B35D9">
                <w:rPr>
                  <w:rFonts w:ascii="Times New Roman" w:hAnsi="Times New Roman" w:cs="Times New Roman"/>
                  <w:color w:val="000000"/>
                  <w:sz w:val="24"/>
                  <w:szCs w:val="24"/>
                  <w:rPrChange w:id="183"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184" w:author="USER1" w:date="2020-12-21T11:17:00Z">
                    <w:rPr>
                      <w:color w:val="000000"/>
                    </w:rPr>
                  </w:rPrChange>
                </w:rPr>
                <w:t>aperture</w:t>
              </w:r>
              <w:proofErr w:type="spellEnd"/>
              <w:r w:rsidRPr="004B35D9">
                <w:rPr>
                  <w:rFonts w:ascii="Times New Roman" w:hAnsi="Times New Roman" w:cs="Times New Roman"/>
                  <w:color w:val="000000"/>
                  <w:sz w:val="24"/>
                  <w:szCs w:val="24"/>
                  <w:rPrChange w:id="185" w:author="USER1" w:date="2020-12-21T11:17:00Z">
                    <w:rPr>
                      <w:color w:val="000000"/>
                    </w:rPr>
                  </w:rPrChange>
                </w:rPr>
                <w:t xml:space="preserve"> </w:t>
              </w:r>
              <w:r w:rsidRPr="004B35D9">
                <w:rPr>
                  <w:rFonts w:ascii="Times New Roman" w:hAnsi="Times New Roman" w:cs="Times New Roman"/>
                  <w:color w:val="000000"/>
                  <w:sz w:val="24"/>
                  <w:szCs w:val="24"/>
                  <w:rPrChange w:id="186" w:author="USER1" w:date="2020-12-21T11:17:00Z">
                    <w:rPr>
                      <w:color w:val="000000"/>
                    </w:rPr>
                  </w:rPrChange>
                </w:rPr>
                <w:tab/>
              </w:r>
            </w:ins>
          </w:p>
        </w:tc>
        <w:tc>
          <w:tcPr>
            <w:tcW w:w="2266" w:type="dxa"/>
          </w:tcPr>
          <w:p w14:paraId="06228E64" w14:textId="77777777" w:rsidR="004B35D9" w:rsidRPr="004B35D9" w:rsidRDefault="004B35D9" w:rsidP="002C4398">
            <w:pPr>
              <w:rPr>
                <w:ins w:id="187" w:author="USER1" w:date="2020-12-21T11:16:00Z"/>
                <w:rFonts w:ascii="Times New Roman" w:hAnsi="Times New Roman" w:cs="Times New Roman"/>
                <w:sz w:val="24"/>
                <w:szCs w:val="24"/>
                <w:rPrChange w:id="188" w:author="USER1" w:date="2020-12-21T11:17:00Z">
                  <w:rPr>
                    <w:ins w:id="189" w:author="USER1" w:date="2020-12-21T11:16:00Z"/>
                  </w:rPr>
                </w:rPrChange>
              </w:rPr>
            </w:pPr>
            <w:ins w:id="190" w:author="USER1" w:date="2020-12-21T11:16:00Z">
              <w:r w:rsidRPr="004B35D9">
                <w:rPr>
                  <w:rFonts w:ascii="Times New Roman" w:hAnsi="Times New Roman" w:cs="Times New Roman"/>
                  <w:sz w:val="24"/>
                  <w:szCs w:val="24"/>
                  <w:rPrChange w:id="191" w:author="USER1" w:date="2020-12-21T11:17:00Z">
                    <w:rPr/>
                  </w:rPrChange>
                </w:rPr>
                <w:t>400</w:t>
              </w:r>
            </w:ins>
          </w:p>
        </w:tc>
        <w:tc>
          <w:tcPr>
            <w:tcW w:w="3115" w:type="dxa"/>
          </w:tcPr>
          <w:p w14:paraId="76BD474D" w14:textId="77777777" w:rsidR="004B35D9" w:rsidRPr="004B35D9" w:rsidRDefault="004B35D9" w:rsidP="002C4398">
            <w:pPr>
              <w:rPr>
                <w:ins w:id="192" w:author="USER1" w:date="2020-12-21T11:16:00Z"/>
                <w:rFonts w:ascii="Times New Roman" w:hAnsi="Times New Roman" w:cs="Times New Roman"/>
                <w:sz w:val="24"/>
                <w:szCs w:val="24"/>
                <w:rPrChange w:id="193" w:author="USER1" w:date="2020-12-21T11:17:00Z">
                  <w:rPr>
                    <w:ins w:id="194" w:author="USER1" w:date="2020-12-21T11:16:00Z"/>
                  </w:rPr>
                </w:rPrChange>
              </w:rPr>
            </w:pPr>
            <w:proofErr w:type="spellStart"/>
            <w:ins w:id="195" w:author="USER1" w:date="2020-12-21T11:16:00Z">
              <w:r w:rsidRPr="004B35D9">
                <w:rPr>
                  <w:rFonts w:ascii="Times New Roman" w:hAnsi="Times New Roman" w:cs="Times New Roman"/>
                  <w:sz w:val="24"/>
                  <w:szCs w:val="24"/>
                  <w:rPrChange w:id="196" w:author="USER1" w:date="2020-12-21T11:17:00Z">
                    <w:rPr/>
                  </w:rPrChange>
                </w:rPr>
                <w:t>mm</w:t>
              </w:r>
              <w:proofErr w:type="spellEnd"/>
            </w:ins>
          </w:p>
        </w:tc>
      </w:tr>
      <w:tr w:rsidR="004B35D9" w:rsidRPr="004B35D9" w14:paraId="3872B753" w14:textId="77777777" w:rsidTr="004B35D9">
        <w:trPr>
          <w:ins w:id="197" w:author="USER1" w:date="2020-12-21T11:16:00Z"/>
        </w:trPr>
        <w:tc>
          <w:tcPr>
            <w:tcW w:w="3964" w:type="dxa"/>
          </w:tcPr>
          <w:p w14:paraId="052BB795" w14:textId="77777777" w:rsidR="004B35D9" w:rsidRPr="004B35D9" w:rsidRDefault="004B35D9" w:rsidP="002C4398">
            <w:pPr>
              <w:autoSpaceDE w:val="0"/>
              <w:autoSpaceDN w:val="0"/>
              <w:adjustRightInd w:val="0"/>
              <w:rPr>
                <w:ins w:id="198" w:author="USER1" w:date="2020-12-21T11:16:00Z"/>
                <w:rFonts w:ascii="Times New Roman" w:hAnsi="Times New Roman" w:cs="Times New Roman"/>
                <w:color w:val="000000"/>
                <w:sz w:val="24"/>
                <w:szCs w:val="24"/>
                <w:rPrChange w:id="199" w:author="USER1" w:date="2020-12-21T11:17:00Z">
                  <w:rPr>
                    <w:ins w:id="200" w:author="USER1" w:date="2020-12-21T11:16:00Z"/>
                    <w:color w:val="000000"/>
                  </w:rPr>
                </w:rPrChange>
              </w:rPr>
            </w:pPr>
            <w:proofErr w:type="spellStart"/>
            <w:ins w:id="201" w:author="USER1" w:date="2020-12-21T11:16:00Z">
              <w:r w:rsidRPr="004B35D9">
                <w:rPr>
                  <w:rFonts w:ascii="Times New Roman" w:hAnsi="Times New Roman" w:cs="Times New Roman"/>
                  <w:color w:val="000000"/>
                  <w:sz w:val="24"/>
                  <w:szCs w:val="24"/>
                  <w:rPrChange w:id="202" w:author="USER1" w:date="2020-12-21T11:17:00Z">
                    <w:rPr>
                      <w:color w:val="000000"/>
                    </w:rPr>
                  </w:rPrChange>
                </w:rPr>
                <w:t>Vertical</w:t>
              </w:r>
              <w:proofErr w:type="spellEnd"/>
              <w:r w:rsidRPr="004B35D9">
                <w:rPr>
                  <w:rFonts w:ascii="Times New Roman" w:hAnsi="Times New Roman" w:cs="Times New Roman"/>
                  <w:color w:val="000000"/>
                  <w:sz w:val="24"/>
                  <w:szCs w:val="24"/>
                  <w:rPrChange w:id="203"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204" w:author="USER1" w:date="2020-12-21T11:17:00Z">
                    <w:rPr>
                      <w:color w:val="000000"/>
                    </w:rPr>
                  </w:rPrChange>
                </w:rPr>
                <w:t>aperture</w:t>
              </w:r>
              <w:proofErr w:type="spellEnd"/>
              <w:r w:rsidRPr="004B35D9">
                <w:rPr>
                  <w:rFonts w:ascii="Times New Roman" w:hAnsi="Times New Roman" w:cs="Times New Roman"/>
                  <w:color w:val="000000"/>
                  <w:sz w:val="24"/>
                  <w:szCs w:val="24"/>
                  <w:rPrChange w:id="205" w:author="USER1" w:date="2020-12-21T11:17:00Z">
                    <w:rPr>
                      <w:color w:val="000000"/>
                    </w:rPr>
                  </w:rPrChange>
                </w:rPr>
                <w:t xml:space="preserve"> </w:t>
              </w:r>
              <w:r w:rsidRPr="004B35D9">
                <w:rPr>
                  <w:rFonts w:ascii="Times New Roman" w:hAnsi="Times New Roman" w:cs="Times New Roman"/>
                  <w:color w:val="000000"/>
                  <w:sz w:val="24"/>
                  <w:szCs w:val="24"/>
                  <w:rPrChange w:id="206" w:author="USER1" w:date="2020-12-21T11:17:00Z">
                    <w:rPr>
                      <w:color w:val="000000"/>
                    </w:rPr>
                  </w:rPrChange>
                </w:rPr>
                <w:tab/>
              </w:r>
            </w:ins>
          </w:p>
        </w:tc>
        <w:tc>
          <w:tcPr>
            <w:tcW w:w="2266" w:type="dxa"/>
          </w:tcPr>
          <w:p w14:paraId="792E8C6B" w14:textId="77777777" w:rsidR="004B35D9" w:rsidRPr="004B35D9" w:rsidRDefault="004B35D9" w:rsidP="002C4398">
            <w:pPr>
              <w:rPr>
                <w:ins w:id="207" w:author="USER1" w:date="2020-12-21T11:16:00Z"/>
                <w:rFonts w:ascii="Times New Roman" w:hAnsi="Times New Roman" w:cs="Times New Roman"/>
                <w:sz w:val="24"/>
                <w:szCs w:val="24"/>
                <w:rPrChange w:id="208" w:author="USER1" w:date="2020-12-21T11:17:00Z">
                  <w:rPr>
                    <w:ins w:id="209" w:author="USER1" w:date="2020-12-21T11:16:00Z"/>
                  </w:rPr>
                </w:rPrChange>
              </w:rPr>
            </w:pPr>
            <w:ins w:id="210" w:author="USER1" w:date="2020-12-21T11:16:00Z">
              <w:r w:rsidRPr="004B35D9">
                <w:rPr>
                  <w:rFonts w:ascii="Times New Roman" w:hAnsi="Times New Roman" w:cs="Times New Roman"/>
                  <w:sz w:val="24"/>
                  <w:szCs w:val="24"/>
                  <w:rPrChange w:id="211" w:author="USER1" w:date="2020-12-21T11:17:00Z">
                    <w:rPr/>
                  </w:rPrChange>
                </w:rPr>
                <w:t>200</w:t>
              </w:r>
            </w:ins>
          </w:p>
        </w:tc>
        <w:tc>
          <w:tcPr>
            <w:tcW w:w="3115" w:type="dxa"/>
          </w:tcPr>
          <w:p w14:paraId="09CDD50B" w14:textId="77777777" w:rsidR="004B35D9" w:rsidRPr="004B35D9" w:rsidRDefault="004B35D9" w:rsidP="002C4398">
            <w:pPr>
              <w:rPr>
                <w:ins w:id="212" w:author="USER1" w:date="2020-12-21T11:16:00Z"/>
                <w:rFonts w:ascii="Times New Roman" w:hAnsi="Times New Roman" w:cs="Times New Roman"/>
                <w:sz w:val="24"/>
                <w:szCs w:val="24"/>
                <w:rPrChange w:id="213" w:author="USER1" w:date="2020-12-21T11:17:00Z">
                  <w:rPr>
                    <w:ins w:id="214" w:author="USER1" w:date="2020-12-21T11:16:00Z"/>
                  </w:rPr>
                </w:rPrChange>
              </w:rPr>
            </w:pPr>
            <w:proofErr w:type="spellStart"/>
            <w:ins w:id="215" w:author="USER1" w:date="2020-12-21T11:16:00Z">
              <w:r w:rsidRPr="004B35D9">
                <w:rPr>
                  <w:rFonts w:ascii="Times New Roman" w:hAnsi="Times New Roman" w:cs="Times New Roman"/>
                  <w:sz w:val="24"/>
                  <w:szCs w:val="24"/>
                  <w:rPrChange w:id="216" w:author="USER1" w:date="2020-12-21T11:17:00Z">
                    <w:rPr/>
                  </w:rPrChange>
                </w:rPr>
                <w:t>mm</w:t>
              </w:r>
              <w:proofErr w:type="spellEnd"/>
            </w:ins>
          </w:p>
        </w:tc>
      </w:tr>
      <w:tr w:rsidR="004B35D9" w:rsidRPr="004B35D9" w14:paraId="2C41E4FD" w14:textId="77777777" w:rsidTr="004B35D9">
        <w:trPr>
          <w:ins w:id="217" w:author="USER1" w:date="2020-12-21T11:16:00Z"/>
        </w:trPr>
        <w:tc>
          <w:tcPr>
            <w:tcW w:w="3964" w:type="dxa"/>
          </w:tcPr>
          <w:p w14:paraId="23EFCB10" w14:textId="77777777" w:rsidR="004B35D9" w:rsidRPr="004B35D9" w:rsidDel="00E02CE7" w:rsidRDefault="004B35D9" w:rsidP="002C4398">
            <w:pPr>
              <w:autoSpaceDE w:val="0"/>
              <w:autoSpaceDN w:val="0"/>
              <w:adjustRightInd w:val="0"/>
              <w:rPr>
                <w:ins w:id="218" w:author="USER1" w:date="2020-12-21T11:16:00Z"/>
                <w:rFonts w:ascii="Times New Roman" w:hAnsi="Times New Roman" w:cs="Times New Roman"/>
                <w:color w:val="000000"/>
                <w:sz w:val="24"/>
                <w:szCs w:val="24"/>
                <w:lang w:val="en-US"/>
                <w:rPrChange w:id="219" w:author="USER1" w:date="2020-12-21T11:17:00Z">
                  <w:rPr>
                    <w:ins w:id="220" w:author="USER1" w:date="2020-12-21T11:16:00Z"/>
                    <w:color w:val="000000"/>
                  </w:rPr>
                </w:rPrChange>
              </w:rPr>
            </w:pPr>
            <w:ins w:id="221" w:author="USER1" w:date="2020-12-21T11:16:00Z">
              <w:r w:rsidRPr="004B35D9">
                <w:rPr>
                  <w:rFonts w:ascii="Times New Roman" w:hAnsi="Times New Roman" w:cs="Times New Roman"/>
                  <w:sz w:val="24"/>
                  <w:szCs w:val="24"/>
                  <w:lang w:val="en-US"/>
                  <w:rPrChange w:id="222" w:author="USER1" w:date="2020-12-21T11:17:00Z">
                    <w:rPr/>
                  </w:rPrChange>
                </w:rPr>
                <w:t>Tolerances, Vac. Chamber and plates</w:t>
              </w:r>
            </w:ins>
          </w:p>
        </w:tc>
        <w:tc>
          <w:tcPr>
            <w:tcW w:w="2266" w:type="dxa"/>
          </w:tcPr>
          <w:p w14:paraId="414DEB78" w14:textId="77777777" w:rsidR="004B35D9" w:rsidRPr="004B35D9" w:rsidRDefault="004B35D9" w:rsidP="002C4398">
            <w:pPr>
              <w:rPr>
                <w:ins w:id="223" w:author="USER1" w:date="2020-12-21T11:16:00Z"/>
                <w:rFonts w:ascii="Times New Roman" w:hAnsi="Times New Roman" w:cs="Times New Roman"/>
                <w:sz w:val="24"/>
                <w:szCs w:val="24"/>
                <w:rPrChange w:id="224" w:author="USER1" w:date="2020-12-21T11:17:00Z">
                  <w:rPr>
                    <w:ins w:id="225" w:author="USER1" w:date="2020-12-21T11:16:00Z"/>
                  </w:rPr>
                </w:rPrChange>
              </w:rPr>
            </w:pPr>
            <w:proofErr w:type="spellStart"/>
            <w:ins w:id="226" w:author="USER1" w:date="2020-12-21T11:16:00Z">
              <w:r w:rsidRPr="004B35D9">
                <w:rPr>
                  <w:rFonts w:ascii="Times New Roman" w:hAnsi="Times New Roman" w:cs="Times New Roman"/>
                  <w:sz w:val="24"/>
                  <w:szCs w:val="24"/>
                  <w:rPrChange w:id="227" w:author="USER1" w:date="2020-12-21T11:17:00Z">
                    <w:rPr/>
                  </w:rPrChange>
                </w:rPr>
                <w:t>better</w:t>
              </w:r>
              <w:proofErr w:type="spellEnd"/>
              <w:r w:rsidRPr="004B35D9">
                <w:rPr>
                  <w:rFonts w:ascii="Times New Roman" w:hAnsi="Times New Roman" w:cs="Times New Roman"/>
                  <w:sz w:val="24"/>
                  <w:szCs w:val="24"/>
                  <w:rPrChange w:id="228" w:author="USER1" w:date="2020-12-21T11:17:00Z">
                    <w:rPr/>
                  </w:rPrChange>
                </w:rPr>
                <w:t xml:space="preserve"> </w:t>
              </w:r>
              <w:proofErr w:type="spellStart"/>
              <w:r w:rsidRPr="004B35D9">
                <w:rPr>
                  <w:rFonts w:ascii="Times New Roman" w:hAnsi="Times New Roman" w:cs="Times New Roman"/>
                  <w:sz w:val="24"/>
                  <w:szCs w:val="24"/>
                  <w:rPrChange w:id="229" w:author="USER1" w:date="2020-12-21T11:17:00Z">
                    <w:rPr/>
                  </w:rPrChange>
                </w:rPr>
                <w:t>than</w:t>
              </w:r>
              <w:proofErr w:type="spellEnd"/>
              <w:r w:rsidRPr="004B35D9">
                <w:rPr>
                  <w:rFonts w:ascii="Times New Roman" w:hAnsi="Times New Roman" w:cs="Times New Roman"/>
                  <w:sz w:val="24"/>
                  <w:szCs w:val="24"/>
                  <w:rPrChange w:id="230" w:author="USER1" w:date="2020-12-21T11:17:00Z">
                    <w:rPr/>
                  </w:rPrChange>
                </w:rPr>
                <w:t xml:space="preserve"> 1</w:t>
              </w:r>
            </w:ins>
          </w:p>
        </w:tc>
        <w:tc>
          <w:tcPr>
            <w:tcW w:w="3115" w:type="dxa"/>
          </w:tcPr>
          <w:p w14:paraId="654F3F72" w14:textId="77777777" w:rsidR="004B35D9" w:rsidRPr="004B35D9" w:rsidRDefault="004B35D9" w:rsidP="002C4398">
            <w:pPr>
              <w:rPr>
                <w:ins w:id="231" w:author="USER1" w:date="2020-12-21T11:16:00Z"/>
                <w:rFonts w:ascii="Times New Roman" w:hAnsi="Times New Roman" w:cs="Times New Roman"/>
                <w:sz w:val="24"/>
                <w:szCs w:val="24"/>
                <w:rPrChange w:id="232" w:author="USER1" w:date="2020-12-21T11:17:00Z">
                  <w:rPr>
                    <w:ins w:id="233" w:author="USER1" w:date="2020-12-21T11:16:00Z"/>
                  </w:rPr>
                </w:rPrChange>
              </w:rPr>
            </w:pPr>
            <w:proofErr w:type="spellStart"/>
            <w:ins w:id="234" w:author="USER1" w:date="2020-12-21T11:16:00Z">
              <w:r w:rsidRPr="004B35D9">
                <w:rPr>
                  <w:rFonts w:ascii="Times New Roman" w:hAnsi="Times New Roman" w:cs="Times New Roman"/>
                  <w:sz w:val="24"/>
                  <w:szCs w:val="24"/>
                  <w:rPrChange w:id="235" w:author="USER1" w:date="2020-12-21T11:17:00Z">
                    <w:rPr/>
                  </w:rPrChange>
                </w:rPr>
                <w:t>mm</w:t>
              </w:r>
              <w:proofErr w:type="spellEnd"/>
            </w:ins>
          </w:p>
        </w:tc>
      </w:tr>
      <w:tr w:rsidR="004B35D9" w:rsidRPr="004B35D9" w14:paraId="375E4EE3" w14:textId="77777777" w:rsidTr="004B35D9">
        <w:trPr>
          <w:ins w:id="236" w:author="USER1" w:date="2020-12-21T11:16:00Z"/>
        </w:trPr>
        <w:tc>
          <w:tcPr>
            <w:tcW w:w="3964" w:type="dxa"/>
          </w:tcPr>
          <w:p w14:paraId="76FA78F3" w14:textId="77777777" w:rsidR="004B35D9" w:rsidRPr="004B35D9" w:rsidRDefault="004B35D9" w:rsidP="002C4398">
            <w:pPr>
              <w:autoSpaceDE w:val="0"/>
              <w:autoSpaceDN w:val="0"/>
              <w:adjustRightInd w:val="0"/>
              <w:rPr>
                <w:ins w:id="237" w:author="USER1" w:date="2020-12-21T11:16:00Z"/>
                <w:rFonts w:ascii="Times New Roman" w:hAnsi="Times New Roman" w:cs="Times New Roman"/>
                <w:sz w:val="24"/>
                <w:szCs w:val="24"/>
                <w:rPrChange w:id="238" w:author="USER1" w:date="2020-12-21T11:17:00Z">
                  <w:rPr>
                    <w:ins w:id="239" w:author="USER1" w:date="2020-12-21T11:16:00Z"/>
                  </w:rPr>
                </w:rPrChange>
              </w:rPr>
            </w:pPr>
            <w:proofErr w:type="spellStart"/>
            <w:ins w:id="240" w:author="USER1" w:date="2020-12-21T11:16:00Z">
              <w:r w:rsidRPr="004B35D9">
                <w:rPr>
                  <w:rFonts w:ascii="Times New Roman" w:hAnsi="Times New Roman" w:cs="Times New Roman"/>
                  <w:color w:val="000000"/>
                  <w:sz w:val="24"/>
                  <w:szCs w:val="24"/>
                  <w:rPrChange w:id="241" w:author="USER1" w:date="2020-12-21T11:17:00Z">
                    <w:rPr>
                      <w:color w:val="000000"/>
                    </w:rPr>
                  </w:rPrChange>
                </w:rPr>
                <w:t>Pickup</w:t>
              </w:r>
              <w:proofErr w:type="spellEnd"/>
              <w:r w:rsidRPr="004B35D9">
                <w:rPr>
                  <w:rFonts w:ascii="Times New Roman" w:hAnsi="Times New Roman" w:cs="Times New Roman"/>
                  <w:color w:val="000000"/>
                  <w:sz w:val="24"/>
                  <w:szCs w:val="24"/>
                  <w:rPrChange w:id="242"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243" w:author="USER1" w:date="2020-12-21T11:17:00Z">
                    <w:rPr>
                      <w:color w:val="000000"/>
                    </w:rPr>
                  </w:rPrChange>
                </w:rPr>
                <w:t>load</w:t>
              </w:r>
              <w:proofErr w:type="spellEnd"/>
              <w:r w:rsidRPr="004B35D9">
                <w:rPr>
                  <w:rFonts w:ascii="Times New Roman" w:hAnsi="Times New Roman" w:cs="Times New Roman"/>
                  <w:color w:val="000000"/>
                  <w:sz w:val="24"/>
                  <w:szCs w:val="24"/>
                  <w:rPrChange w:id="244"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245" w:author="USER1" w:date="2020-12-21T11:17:00Z">
                    <w:rPr>
                      <w:color w:val="000000"/>
                    </w:rPr>
                  </w:rPrChange>
                </w:rPr>
                <w:t>impedance</w:t>
              </w:r>
              <w:proofErr w:type="spellEnd"/>
              <w:r w:rsidRPr="004B35D9">
                <w:rPr>
                  <w:rFonts w:ascii="Times New Roman" w:hAnsi="Times New Roman" w:cs="Times New Roman"/>
                  <w:color w:val="000000"/>
                  <w:sz w:val="24"/>
                  <w:szCs w:val="24"/>
                  <w:rPrChange w:id="246" w:author="USER1" w:date="2020-12-21T11:17:00Z">
                    <w:rPr>
                      <w:color w:val="000000"/>
                    </w:rPr>
                  </w:rPrChange>
                </w:rPr>
                <w:t xml:space="preserve"> </w:t>
              </w:r>
              <w:r w:rsidRPr="004B35D9">
                <w:rPr>
                  <w:rFonts w:ascii="Times New Roman" w:hAnsi="Times New Roman" w:cs="Times New Roman"/>
                  <w:color w:val="000000"/>
                  <w:sz w:val="24"/>
                  <w:szCs w:val="24"/>
                  <w:rPrChange w:id="247" w:author="USER1" w:date="2020-12-21T11:17:00Z">
                    <w:rPr>
                      <w:color w:val="000000"/>
                    </w:rPr>
                  </w:rPrChange>
                </w:rPr>
                <w:tab/>
              </w:r>
            </w:ins>
          </w:p>
        </w:tc>
        <w:tc>
          <w:tcPr>
            <w:tcW w:w="2266" w:type="dxa"/>
          </w:tcPr>
          <w:p w14:paraId="01FF0794" w14:textId="77777777" w:rsidR="004B35D9" w:rsidRPr="004B35D9" w:rsidRDefault="004B35D9" w:rsidP="002C4398">
            <w:pPr>
              <w:rPr>
                <w:ins w:id="248" w:author="USER1" w:date="2020-12-21T11:16:00Z"/>
                <w:rFonts w:ascii="Times New Roman" w:hAnsi="Times New Roman" w:cs="Times New Roman"/>
                <w:sz w:val="24"/>
                <w:szCs w:val="24"/>
                <w:rPrChange w:id="249" w:author="USER1" w:date="2020-12-21T11:17:00Z">
                  <w:rPr>
                    <w:ins w:id="250" w:author="USER1" w:date="2020-12-21T11:16:00Z"/>
                  </w:rPr>
                </w:rPrChange>
              </w:rPr>
            </w:pPr>
            <w:ins w:id="251" w:author="USER1" w:date="2020-12-21T11:16:00Z">
              <w:r w:rsidRPr="004B35D9">
                <w:rPr>
                  <w:rFonts w:ascii="Times New Roman" w:hAnsi="Times New Roman" w:cs="Times New Roman"/>
                  <w:sz w:val="24"/>
                  <w:szCs w:val="24"/>
                  <w:rPrChange w:id="252" w:author="USER1" w:date="2020-12-21T11:17:00Z">
                    <w:rPr/>
                  </w:rPrChange>
                </w:rPr>
                <w:t>50+-2</w:t>
              </w:r>
            </w:ins>
          </w:p>
        </w:tc>
        <w:tc>
          <w:tcPr>
            <w:tcW w:w="3115" w:type="dxa"/>
          </w:tcPr>
          <w:p w14:paraId="2FD271A3" w14:textId="77777777" w:rsidR="004B35D9" w:rsidRPr="004B35D9" w:rsidRDefault="004B35D9" w:rsidP="002C4398">
            <w:pPr>
              <w:rPr>
                <w:ins w:id="253" w:author="USER1" w:date="2020-12-21T11:16:00Z"/>
                <w:rFonts w:ascii="Times New Roman" w:hAnsi="Times New Roman" w:cs="Times New Roman"/>
                <w:sz w:val="24"/>
                <w:szCs w:val="24"/>
                <w:rPrChange w:id="254" w:author="USER1" w:date="2020-12-21T11:17:00Z">
                  <w:rPr>
                    <w:ins w:id="255" w:author="USER1" w:date="2020-12-21T11:16:00Z"/>
                  </w:rPr>
                </w:rPrChange>
              </w:rPr>
            </w:pPr>
            <w:proofErr w:type="spellStart"/>
            <w:ins w:id="256" w:author="USER1" w:date="2020-12-21T11:16:00Z">
              <w:r w:rsidRPr="004B35D9">
                <w:rPr>
                  <w:rFonts w:ascii="Times New Roman" w:hAnsi="Times New Roman" w:cs="Times New Roman"/>
                  <w:sz w:val="24"/>
                  <w:szCs w:val="24"/>
                  <w:rPrChange w:id="257" w:author="USER1" w:date="2020-12-21T11:17:00Z">
                    <w:rPr/>
                  </w:rPrChange>
                </w:rPr>
                <w:t>Ohm</w:t>
              </w:r>
              <w:proofErr w:type="spellEnd"/>
            </w:ins>
          </w:p>
        </w:tc>
      </w:tr>
      <w:tr w:rsidR="004B35D9" w:rsidRPr="004B35D9" w14:paraId="4C12B1EA" w14:textId="77777777" w:rsidTr="004B35D9">
        <w:trPr>
          <w:ins w:id="258" w:author="USER1" w:date="2020-12-21T11:16:00Z"/>
        </w:trPr>
        <w:tc>
          <w:tcPr>
            <w:tcW w:w="3964" w:type="dxa"/>
          </w:tcPr>
          <w:p w14:paraId="38052EAF" w14:textId="77777777" w:rsidR="004B35D9" w:rsidRPr="004B35D9" w:rsidDel="00E02CE7" w:rsidRDefault="004B35D9" w:rsidP="002C4398">
            <w:pPr>
              <w:autoSpaceDE w:val="0"/>
              <w:autoSpaceDN w:val="0"/>
              <w:adjustRightInd w:val="0"/>
              <w:rPr>
                <w:ins w:id="259" w:author="USER1" w:date="2020-12-21T11:16:00Z"/>
                <w:rFonts w:ascii="Times New Roman" w:hAnsi="Times New Roman" w:cs="Times New Roman"/>
                <w:color w:val="000000"/>
                <w:sz w:val="24"/>
                <w:szCs w:val="24"/>
                <w:rPrChange w:id="260" w:author="USER1" w:date="2020-12-21T11:17:00Z">
                  <w:rPr>
                    <w:ins w:id="261" w:author="USER1" w:date="2020-12-21T11:16:00Z"/>
                    <w:color w:val="000000"/>
                  </w:rPr>
                </w:rPrChange>
              </w:rPr>
            </w:pPr>
            <w:proofErr w:type="spellStart"/>
            <w:ins w:id="262" w:author="USER1" w:date="2020-12-21T11:16:00Z">
              <w:r w:rsidRPr="004B35D9">
                <w:rPr>
                  <w:rFonts w:ascii="Times New Roman" w:hAnsi="Times New Roman" w:cs="Times New Roman"/>
                  <w:color w:val="000000"/>
                  <w:sz w:val="24"/>
                  <w:szCs w:val="24"/>
                  <w:rPrChange w:id="263" w:author="USER1" w:date="2020-12-21T11:17:00Z">
                    <w:rPr>
                      <w:color w:val="000000"/>
                    </w:rPr>
                  </w:rPrChange>
                </w:rPr>
                <w:t>Plat-to-plate</w:t>
              </w:r>
              <w:proofErr w:type="spellEnd"/>
              <w:r w:rsidRPr="004B35D9">
                <w:rPr>
                  <w:rFonts w:ascii="Times New Roman" w:hAnsi="Times New Roman" w:cs="Times New Roman"/>
                  <w:color w:val="000000"/>
                  <w:sz w:val="24"/>
                  <w:szCs w:val="24"/>
                  <w:rPrChange w:id="264"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265" w:author="USER1" w:date="2020-12-21T11:17:00Z">
                    <w:rPr>
                      <w:color w:val="000000"/>
                    </w:rPr>
                  </w:rPrChange>
                </w:rPr>
                <w:t>capacitance</w:t>
              </w:r>
              <w:proofErr w:type="spellEnd"/>
            </w:ins>
          </w:p>
        </w:tc>
        <w:tc>
          <w:tcPr>
            <w:tcW w:w="2266" w:type="dxa"/>
          </w:tcPr>
          <w:p w14:paraId="39DCCFB5" w14:textId="77777777" w:rsidR="004B35D9" w:rsidRPr="004B35D9" w:rsidRDefault="004B35D9" w:rsidP="002C4398">
            <w:pPr>
              <w:rPr>
                <w:ins w:id="266" w:author="USER1" w:date="2020-12-21T11:16:00Z"/>
                <w:rFonts w:ascii="Times New Roman" w:hAnsi="Times New Roman" w:cs="Times New Roman"/>
                <w:sz w:val="24"/>
                <w:szCs w:val="24"/>
                <w:rPrChange w:id="267" w:author="USER1" w:date="2020-12-21T11:17:00Z">
                  <w:rPr>
                    <w:ins w:id="268" w:author="USER1" w:date="2020-12-21T11:16:00Z"/>
                  </w:rPr>
                </w:rPrChange>
              </w:rPr>
            </w:pPr>
            <w:ins w:id="269" w:author="USER1" w:date="2020-12-21T11:16:00Z">
              <w:r w:rsidRPr="004B35D9">
                <w:rPr>
                  <w:rFonts w:ascii="Times New Roman" w:hAnsi="Times New Roman" w:cs="Times New Roman"/>
                  <w:sz w:val="24"/>
                  <w:szCs w:val="24"/>
                  <w:rPrChange w:id="270" w:author="USER1" w:date="2020-12-21T11:17:00Z">
                    <w:rPr/>
                  </w:rPrChange>
                </w:rPr>
                <w:t>&lt;10</w:t>
              </w:r>
            </w:ins>
          </w:p>
        </w:tc>
        <w:tc>
          <w:tcPr>
            <w:tcW w:w="3115" w:type="dxa"/>
          </w:tcPr>
          <w:p w14:paraId="67192E50" w14:textId="77777777" w:rsidR="004B35D9" w:rsidRPr="004B35D9" w:rsidRDefault="004B35D9" w:rsidP="002C4398">
            <w:pPr>
              <w:rPr>
                <w:ins w:id="271" w:author="USER1" w:date="2020-12-21T11:16:00Z"/>
                <w:rFonts w:ascii="Times New Roman" w:hAnsi="Times New Roman" w:cs="Times New Roman"/>
                <w:sz w:val="24"/>
                <w:szCs w:val="24"/>
                <w:rPrChange w:id="272" w:author="USER1" w:date="2020-12-21T11:17:00Z">
                  <w:rPr>
                    <w:ins w:id="273" w:author="USER1" w:date="2020-12-21T11:16:00Z"/>
                  </w:rPr>
                </w:rPrChange>
              </w:rPr>
            </w:pPr>
            <w:proofErr w:type="spellStart"/>
            <w:ins w:id="274" w:author="USER1" w:date="2020-12-21T11:16:00Z">
              <w:r w:rsidRPr="004B35D9">
                <w:rPr>
                  <w:rFonts w:ascii="Times New Roman" w:hAnsi="Times New Roman" w:cs="Times New Roman"/>
                  <w:sz w:val="24"/>
                  <w:szCs w:val="24"/>
                  <w:rPrChange w:id="275" w:author="USER1" w:date="2020-12-21T11:17:00Z">
                    <w:rPr/>
                  </w:rPrChange>
                </w:rPr>
                <w:t>pF</w:t>
              </w:r>
              <w:proofErr w:type="spellEnd"/>
            </w:ins>
          </w:p>
        </w:tc>
      </w:tr>
      <w:tr w:rsidR="004B35D9" w:rsidRPr="004B35D9" w14:paraId="34E9E093" w14:textId="77777777" w:rsidTr="004B35D9">
        <w:trPr>
          <w:ins w:id="276" w:author="USER1" w:date="2020-12-21T11:16:00Z"/>
        </w:trPr>
        <w:tc>
          <w:tcPr>
            <w:tcW w:w="3964" w:type="dxa"/>
          </w:tcPr>
          <w:p w14:paraId="04404BB5" w14:textId="77777777" w:rsidR="004B35D9" w:rsidRPr="004B35D9" w:rsidDel="00E02CE7" w:rsidRDefault="004B35D9" w:rsidP="002C4398">
            <w:pPr>
              <w:autoSpaceDE w:val="0"/>
              <w:autoSpaceDN w:val="0"/>
              <w:adjustRightInd w:val="0"/>
              <w:rPr>
                <w:ins w:id="277" w:author="USER1" w:date="2020-12-21T11:16:00Z"/>
                <w:rFonts w:ascii="Times New Roman" w:hAnsi="Times New Roman" w:cs="Times New Roman"/>
                <w:color w:val="000000"/>
                <w:sz w:val="24"/>
                <w:szCs w:val="24"/>
                <w:rPrChange w:id="278" w:author="USER1" w:date="2020-12-21T11:17:00Z">
                  <w:rPr>
                    <w:ins w:id="279" w:author="USER1" w:date="2020-12-21T11:16:00Z"/>
                    <w:color w:val="000000"/>
                  </w:rPr>
                </w:rPrChange>
              </w:rPr>
            </w:pPr>
            <w:proofErr w:type="spellStart"/>
            <w:ins w:id="280" w:author="USER1" w:date="2020-12-21T11:16:00Z">
              <w:r w:rsidRPr="004B35D9">
                <w:rPr>
                  <w:rFonts w:ascii="Times New Roman" w:hAnsi="Times New Roman" w:cs="Times New Roman"/>
                  <w:color w:val="000000"/>
                  <w:sz w:val="24"/>
                  <w:szCs w:val="24"/>
                  <w:rPrChange w:id="281" w:author="USER1" w:date="2020-12-21T11:17:00Z">
                    <w:rPr>
                      <w:color w:val="000000"/>
                    </w:rPr>
                  </w:rPrChange>
                </w:rPr>
                <w:t>Feedthrough</w:t>
              </w:r>
              <w:proofErr w:type="spellEnd"/>
              <w:r w:rsidRPr="004B35D9">
                <w:rPr>
                  <w:rFonts w:ascii="Times New Roman" w:hAnsi="Times New Roman" w:cs="Times New Roman"/>
                  <w:color w:val="000000"/>
                  <w:sz w:val="24"/>
                  <w:szCs w:val="24"/>
                  <w:rPrChange w:id="282"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283" w:author="USER1" w:date="2020-12-21T11:17:00Z">
                    <w:rPr>
                      <w:color w:val="000000"/>
                    </w:rPr>
                  </w:rPrChange>
                </w:rPr>
                <w:t>capacitance</w:t>
              </w:r>
              <w:proofErr w:type="spellEnd"/>
            </w:ins>
          </w:p>
        </w:tc>
        <w:tc>
          <w:tcPr>
            <w:tcW w:w="2266" w:type="dxa"/>
          </w:tcPr>
          <w:p w14:paraId="31A50F3C" w14:textId="77777777" w:rsidR="004B35D9" w:rsidRPr="004B35D9" w:rsidRDefault="004B35D9" w:rsidP="002C4398">
            <w:pPr>
              <w:rPr>
                <w:ins w:id="284" w:author="USER1" w:date="2020-12-21T11:16:00Z"/>
                <w:rFonts w:ascii="Times New Roman" w:hAnsi="Times New Roman" w:cs="Times New Roman"/>
                <w:sz w:val="24"/>
                <w:szCs w:val="24"/>
                <w:rPrChange w:id="285" w:author="USER1" w:date="2020-12-21T11:17:00Z">
                  <w:rPr>
                    <w:ins w:id="286" w:author="USER1" w:date="2020-12-21T11:16:00Z"/>
                  </w:rPr>
                </w:rPrChange>
              </w:rPr>
            </w:pPr>
            <w:ins w:id="287" w:author="USER1" w:date="2020-12-21T11:16:00Z">
              <w:r w:rsidRPr="004B35D9">
                <w:rPr>
                  <w:rFonts w:ascii="Times New Roman" w:hAnsi="Times New Roman" w:cs="Times New Roman"/>
                  <w:sz w:val="24"/>
                  <w:szCs w:val="24"/>
                  <w:rPrChange w:id="288" w:author="USER1" w:date="2020-12-21T11:17:00Z">
                    <w:rPr/>
                  </w:rPrChange>
                </w:rPr>
                <w:t>&lt;5</w:t>
              </w:r>
            </w:ins>
          </w:p>
        </w:tc>
        <w:tc>
          <w:tcPr>
            <w:tcW w:w="3115" w:type="dxa"/>
          </w:tcPr>
          <w:p w14:paraId="24463848" w14:textId="77777777" w:rsidR="004B35D9" w:rsidRPr="004B35D9" w:rsidRDefault="004B35D9" w:rsidP="002C4398">
            <w:pPr>
              <w:rPr>
                <w:ins w:id="289" w:author="USER1" w:date="2020-12-21T11:16:00Z"/>
                <w:rFonts w:ascii="Times New Roman" w:hAnsi="Times New Roman" w:cs="Times New Roman"/>
                <w:sz w:val="24"/>
                <w:szCs w:val="24"/>
                <w:rPrChange w:id="290" w:author="USER1" w:date="2020-12-21T11:17:00Z">
                  <w:rPr>
                    <w:ins w:id="291" w:author="USER1" w:date="2020-12-21T11:16:00Z"/>
                  </w:rPr>
                </w:rPrChange>
              </w:rPr>
            </w:pPr>
            <w:proofErr w:type="spellStart"/>
            <w:ins w:id="292" w:author="USER1" w:date="2020-12-21T11:16:00Z">
              <w:r w:rsidRPr="004B35D9">
                <w:rPr>
                  <w:rFonts w:ascii="Times New Roman" w:hAnsi="Times New Roman" w:cs="Times New Roman"/>
                  <w:sz w:val="24"/>
                  <w:szCs w:val="24"/>
                  <w:rPrChange w:id="293" w:author="USER1" w:date="2020-12-21T11:17:00Z">
                    <w:rPr/>
                  </w:rPrChange>
                </w:rPr>
                <w:t>pF</w:t>
              </w:r>
              <w:proofErr w:type="spellEnd"/>
            </w:ins>
          </w:p>
        </w:tc>
      </w:tr>
      <w:tr w:rsidR="004B35D9" w:rsidRPr="004B35D9" w14:paraId="652AB9FA" w14:textId="77777777" w:rsidTr="004B35D9">
        <w:trPr>
          <w:ins w:id="294" w:author="USER1" w:date="2020-12-21T11:16:00Z"/>
        </w:trPr>
        <w:tc>
          <w:tcPr>
            <w:tcW w:w="3964" w:type="dxa"/>
          </w:tcPr>
          <w:p w14:paraId="0B5926A5" w14:textId="77777777" w:rsidR="004B35D9" w:rsidRPr="004B35D9" w:rsidRDefault="004B35D9" w:rsidP="002C4398">
            <w:pPr>
              <w:autoSpaceDE w:val="0"/>
              <w:autoSpaceDN w:val="0"/>
              <w:adjustRightInd w:val="0"/>
              <w:rPr>
                <w:ins w:id="295" w:author="USER1" w:date="2020-12-21T11:16:00Z"/>
                <w:rFonts w:ascii="Times New Roman" w:hAnsi="Times New Roman" w:cs="Times New Roman"/>
                <w:color w:val="000000"/>
                <w:sz w:val="24"/>
                <w:szCs w:val="24"/>
                <w:rPrChange w:id="296" w:author="USER1" w:date="2020-12-21T11:17:00Z">
                  <w:rPr>
                    <w:ins w:id="297" w:author="USER1" w:date="2020-12-21T11:16:00Z"/>
                    <w:color w:val="000000"/>
                  </w:rPr>
                </w:rPrChange>
              </w:rPr>
            </w:pPr>
            <w:proofErr w:type="spellStart"/>
            <w:ins w:id="298" w:author="USER1" w:date="2020-12-21T11:16:00Z">
              <w:r w:rsidRPr="004B35D9">
                <w:rPr>
                  <w:rFonts w:ascii="Times New Roman" w:hAnsi="Times New Roman" w:cs="Times New Roman"/>
                  <w:color w:val="000000"/>
                  <w:sz w:val="24"/>
                  <w:szCs w:val="24"/>
                  <w:rPrChange w:id="299" w:author="USER1" w:date="2020-12-21T11:17:00Z">
                    <w:rPr>
                      <w:color w:val="000000"/>
                    </w:rPr>
                  </w:rPrChange>
                </w:rPr>
                <w:t>Frequency</w:t>
              </w:r>
              <w:proofErr w:type="spellEnd"/>
              <w:r w:rsidRPr="004B35D9">
                <w:rPr>
                  <w:rFonts w:ascii="Times New Roman" w:hAnsi="Times New Roman" w:cs="Times New Roman"/>
                  <w:color w:val="000000"/>
                  <w:sz w:val="24"/>
                  <w:szCs w:val="24"/>
                  <w:rPrChange w:id="300"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301" w:author="USER1" w:date="2020-12-21T11:17:00Z">
                    <w:rPr>
                      <w:color w:val="000000"/>
                    </w:rPr>
                  </w:rPrChange>
                </w:rPr>
                <w:t>range</w:t>
              </w:r>
              <w:proofErr w:type="spellEnd"/>
              <w:r w:rsidRPr="004B35D9">
                <w:rPr>
                  <w:rFonts w:ascii="Times New Roman" w:hAnsi="Times New Roman" w:cs="Times New Roman"/>
                  <w:color w:val="000000"/>
                  <w:sz w:val="24"/>
                  <w:szCs w:val="24"/>
                  <w:rPrChange w:id="302" w:author="USER1" w:date="2020-12-21T11:17:00Z">
                    <w:rPr>
                      <w:color w:val="000000"/>
                    </w:rPr>
                  </w:rPrChange>
                </w:rPr>
                <w:t xml:space="preserve"> </w:t>
              </w:r>
            </w:ins>
          </w:p>
        </w:tc>
        <w:tc>
          <w:tcPr>
            <w:tcW w:w="2266" w:type="dxa"/>
          </w:tcPr>
          <w:p w14:paraId="762C471A" w14:textId="77777777" w:rsidR="004B35D9" w:rsidRPr="004B35D9" w:rsidRDefault="004B35D9" w:rsidP="002C4398">
            <w:pPr>
              <w:rPr>
                <w:ins w:id="303" w:author="USER1" w:date="2020-12-21T11:16:00Z"/>
                <w:rFonts w:ascii="Times New Roman" w:hAnsi="Times New Roman" w:cs="Times New Roman"/>
                <w:sz w:val="24"/>
                <w:szCs w:val="24"/>
                <w:rPrChange w:id="304" w:author="USER1" w:date="2020-12-21T11:17:00Z">
                  <w:rPr>
                    <w:ins w:id="305" w:author="USER1" w:date="2020-12-21T11:16:00Z"/>
                  </w:rPr>
                </w:rPrChange>
              </w:rPr>
            </w:pPr>
            <w:ins w:id="306" w:author="USER1" w:date="2020-12-21T11:16:00Z">
              <w:r w:rsidRPr="004B35D9">
                <w:rPr>
                  <w:rFonts w:ascii="Times New Roman" w:hAnsi="Times New Roman" w:cs="Times New Roman"/>
                  <w:sz w:val="24"/>
                  <w:szCs w:val="24"/>
                  <w:rPrChange w:id="307" w:author="USER1" w:date="2020-12-21T11:17:00Z">
                    <w:rPr/>
                  </w:rPrChange>
                </w:rPr>
                <w:t>10-100</w:t>
              </w:r>
            </w:ins>
          </w:p>
        </w:tc>
        <w:tc>
          <w:tcPr>
            <w:tcW w:w="3115" w:type="dxa"/>
          </w:tcPr>
          <w:p w14:paraId="1BB0B55F" w14:textId="77777777" w:rsidR="004B35D9" w:rsidRPr="004B35D9" w:rsidRDefault="004B35D9" w:rsidP="002C4398">
            <w:pPr>
              <w:rPr>
                <w:ins w:id="308" w:author="USER1" w:date="2020-12-21T11:16:00Z"/>
                <w:rFonts w:ascii="Times New Roman" w:hAnsi="Times New Roman" w:cs="Times New Roman"/>
                <w:sz w:val="24"/>
                <w:szCs w:val="24"/>
                <w:rPrChange w:id="309" w:author="USER1" w:date="2020-12-21T11:17:00Z">
                  <w:rPr>
                    <w:ins w:id="310" w:author="USER1" w:date="2020-12-21T11:16:00Z"/>
                  </w:rPr>
                </w:rPrChange>
              </w:rPr>
            </w:pPr>
            <w:proofErr w:type="spellStart"/>
            <w:ins w:id="311" w:author="USER1" w:date="2020-12-21T11:16:00Z">
              <w:r w:rsidRPr="004B35D9">
                <w:rPr>
                  <w:rFonts w:ascii="Times New Roman" w:hAnsi="Times New Roman" w:cs="Times New Roman"/>
                  <w:sz w:val="24"/>
                  <w:szCs w:val="24"/>
                  <w:rPrChange w:id="312" w:author="USER1" w:date="2020-12-21T11:17:00Z">
                    <w:rPr/>
                  </w:rPrChange>
                </w:rPr>
                <w:t>MHz</w:t>
              </w:r>
              <w:proofErr w:type="spellEnd"/>
            </w:ins>
          </w:p>
        </w:tc>
      </w:tr>
      <w:tr w:rsidR="004B35D9" w:rsidRPr="004B35D9" w14:paraId="56E98C87" w14:textId="77777777" w:rsidTr="004B35D9">
        <w:trPr>
          <w:ins w:id="313" w:author="USER1" w:date="2020-12-21T11:16:00Z"/>
        </w:trPr>
        <w:tc>
          <w:tcPr>
            <w:tcW w:w="3964" w:type="dxa"/>
          </w:tcPr>
          <w:p w14:paraId="332D9C10" w14:textId="77777777" w:rsidR="004B35D9" w:rsidRPr="004B35D9" w:rsidRDefault="004B35D9" w:rsidP="002C4398">
            <w:pPr>
              <w:rPr>
                <w:ins w:id="314" w:author="USER1" w:date="2020-12-21T11:16:00Z"/>
                <w:rFonts w:ascii="Times New Roman" w:hAnsi="Times New Roman" w:cs="Times New Roman"/>
                <w:b/>
                <w:bCs/>
                <w:sz w:val="24"/>
                <w:szCs w:val="24"/>
                <w:rPrChange w:id="315" w:author="USER1" w:date="2020-12-21T11:17:00Z">
                  <w:rPr>
                    <w:ins w:id="316" w:author="USER1" w:date="2020-12-21T11:16:00Z"/>
                    <w:b/>
                    <w:bCs/>
                  </w:rPr>
                </w:rPrChange>
              </w:rPr>
            </w:pPr>
            <w:proofErr w:type="spellStart"/>
            <w:ins w:id="317" w:author="USER1" w:date="2020-12-21T11:16:00Z">
              <w:r w:rsidRPr="004B35D9">
                <w:rPr>
                  <w:rFonts w:ascii="Times New Roman" w:hAnsi="Times New Roman" w:cs="Times New Roman"/>
                  <w:b/>
                  <w:bCs/>
                  <w:sz w:val="24"/>
                  <w:szCs w:val="24"/>
                  <w:rPrChange w:id="318" w:author="USER1" w:date="2020-12-21T11:17:00Z">
                    <w:rPr>
                      <w:b/>
                      <w:bCs/>
                    </w:rPr>
                  </w:rPrChange>
                </w:rPr>
                <w:t>Signal</w:t>
              </w:r>
              <w:proofErr w:type="spellEnd"/>
              <w:r w:rsidRPr="004B35D9">
                <w:rPr>
                  <w:rFonts w:ascii="Times New Roman" w:hAnsi="Times New Roman" w:cs="Times New Roman"/>
                  <w:b/>
                  <w:bCs/>
                  <w:sz w:val="24"/>
                  <w:szCs w:val="24"/>
                  <w:rPrChange w:id="319" w:author="USER1" w:date="2020-12-21T11:17:00Z">
                    <w:rPr>
                      <w:b/>
                      <w:bCs/>
                    </w:rPr>
                  </w:rPrChange>
                </w:rPr>
                <w:t xml:space="preserve"> </w:t>
              </w:r>
              <w:proofErr w:type="spellStart"/>
              <w:r w:rsidRPr="004B35D9">
                <w:rPr>
                  <w:rFonts w:ascii="Times New Roman" w:hAnsi="Times New Roman" w:cs="Times New Roman"/>
                  <w:b/>
                  <w:bCs/>
                  <w:sz w:val="24"/>
                  <w:szCs w:val="24"/>
                  <w:rPrChange w:id="320" w:author="USER1" w:date="2020-12-21T11:17:00Z">
                    <w:rPr>
                      <w:b/>
                      <w:bCs/>
                    </w:rPr>
                  </w:rPrChange>
                </w:rPr>
                <w:t>analysis</w:t>
              </w:r>
              <w:proofErr w:type="spellEnd"/>
            </w:ins>
          </w:p>
        </w:tc>
        <w:tc>
          <w:tcPr>
            <w:tcW w:w="2266" w:type="dxa"/>
          </w:tcPr>
          <w:p w14:paraId="77C8EF65" w14:textId="77777777" w:rsidR="004B35D9" w:rsidRPr="004B35D9" w:rsidRDefault="004B35D9" w:rsidP="002C4398">
            <w:pPr>
              <w:rPr>
                <w:ins w:id="321" w:author="USER1" w:date="2020-12-21T11:16:00Z"/>
                <w:rFonts w:ascii="Times New Roman" w:hAnsi="Times New Roman" w:cs="Times New Roman"/>
                <w:sz w:val="24"/>
                <w:szCs w:val="24"/>
                <w:rPrChange w:id="322" w:author="USER1" w:date="2020-12-21T11:17:00Z">
                  <w:rPr>
                    <w:ins w:id="323" w:author="USER1" w:date="2020-12-21T11:16:00Z"/>
                  </w:rPr>
                </w:rPrChange>
              </w:rPr>
            </w:pPr>
          </w:p>
        </w:tc>
        <w:tc>
          <w:tcPr>
            <w:tcW w:w="3115" w:type="dxa"/>
          </w:tcPr>
          <w:p w14:paraId="7294F0DF" w14:textId="77777777" w:rsidR="004B35D9" w:rsidRPr="004B35D9" w:rsidRDefault="004B35D9" w:rsidP="002C4398">
            <w:pPr>
              <w:rPr>
                <w:ins w:id="324" w:author="USER1" w:date="2020-12-21T11:16:00Z"/>
                <w:rFonts w:ascii="Times New Roman" w:hAnsi="Times New Roman" w:cs="Times New Roman"/>
                <w:sz w:val="24"/>
                <w:szCs w:val="24"/>
                <w:rPrChange w:id="325" w:author="USER1" w:date="2020-12-21T11:17:00Z">
                  <w:rPr>
                    <w:ins w:id="326" w:author="USER1" w:date="2020-12-21T11:16:00Z"/>
                  </w:rPr>
                </w:rPrChange>
              </w:rPr>
            </w:pPr>
          </w:p>
        </w:tc>
      </w:tr>
      <w:tr w:rsidR="004B35D9" w:rsidRPr="004B35D9" w14:paraId="2D06938E" w14:textId="77777777" w:rsidTr="004B35D9">
        <w:trPr>
          <w:ins w:id="327" w:author="USER1" w:date="2020-12-21T11:16:00Z"/>
        </w:trPr>
        <w:tc>
          <w:tcPr>
            <w:tcW w:w="3964" w:type="dxa"/>
          </w:tcPr>
          <w:p w14:paraId="58C0F813" w14:textId="77777777" w:rsidR="004B35D9" w:rsidRPr="004B35D9" w:rsidRDefault="004B35D9" w:rsidP="002C4398">
            <w:pPr>
              <w:rPr>
                <w:ins w:id="328" w:author="USER1" w:date="2020-12-21T11:16:00Z"/>
                <w:rFonts w:ascii="Times New Roman" w:hAnsi="Times New Roman" w:cs="Times New Roman"/>
                <w:sz w:val="24"/>
                <w:szCs w:val="24"/>
                <w:rPrChange w:id="329" w:author="USER1" w:date="2020-12-21T11:17:00Z">
                  <w:rPr>
                    <w:ins w:id="330" w:author="USER1" w:date="2020-12-21T11:16:00Z"/>
                  </w:rPr>
                </w:rPrChange>
              </w:rPr>
            </w:pPr>
            <w:proofErr w:type="spellStart"/>
            <w:ins w:id="331" w:author="USER1" w:date="2020-12-21T11:16:00Z">
              <w:r w:rsidRPr="004B35D9">
                <w:rPr>
                  <w:rFonts w:ascii="Times New Roman" w:hAnsi="Times New Roman" w:cs="Times New Roman"/>
                  <w:sz w:val="24"/>
                  <w:szCs w:val="24"/>
                  <w:rPrChange w:id="332" w:author="USER1" w:date="2020-12-21T11:17:00Z">
                    <w:rPr/>
                  </w:rPrChange>
                </w:rPr>
                <w:t>Resolution</w:t>
              </w:r>
              <w:proofErr w:type="spellEnd"/>
              <w:r w:rsidRPr="004B35D9">
                <w:rPr>
                  <w:rFonts w:ascii="Times New Roman" w:hAnsi="Times New Roman" w:cs="Times New Roman"/>
                  <w:sz w:val="24"/>
                  <w:szCs w:val="24"/>
                  <w:rPrChange w:id="333" w:author="USER1" w:date="2020-12-21T11:17:00Z">
                    <w:rPr/>
                  </w:rPrChange>
                </w:rPr>
                <w:t xml:space="preserve"> ”</w:t>
              </w:r>
              <w:proofErr w:type="spellStart"/>
              <w:r w:rsidRPr="004B35D9">
                <w:rPr>
                  <w:rFonts w:ascii="Times New Roman" w:hAnsi="Times New Roman" w:cs="Times New Roman"/>
                  <w:sz w:val="24"/>
                  <w:szCs w:val="24"/>
                  <w:rPrChange w:id="334" w:author="USER1" w:date="2020-12-21T11:17:00Z">
                    <w:rPr/>
                  </w:rPrChange>
                </w:rPr>
                <w:t>tune</w:t>
              </w:r>
              <w:proofErr w:type="spellEnd"/>
              <w:r w:rsidRPr="004B35D9">
                <w:rPr>
                  <w:rFonts w:ascii="Times New Roman" w:hAnsi="Times New Roman" w:cs="Times New Roman" w:hint="eastAsia"/>
                  <w:sz w:val="24"/>
                  <w:szCs w:val="24"/>
                  <w:rPrChange w:id="335" w:author="USER1" w:date="2020-12-21T11:17:00Z">
                    <w:rPr>
                      <w:rFonts w:hint="eastAsia"/>
                    </w:rPr>
                  </w:rPrChange>
                </w:rPr>
                <w:t>”</w:t>
              </w:r>
              <w:r w:rsidRPr="004B35D9">
                <w:rPr>
                  <w:rFonts w:ascii="Times New Roman" w:hAnsi="Times New Roman" w:cs="Times New Roman"/>
                  <w:sz w:val="24"/>
                  <w:szCs w:val="24"/>
                  <w:rPrChange w:id="336" w:author="USER1" w:date="2020-12-21T11:17:00Z">
                    <w:rPr/>
                  </w:rPrChange>
                </w:rPr>
                <w:t xml:space="preserve"> </w:t>
              </w:r>
            </w:ins>
          </w:p>
        </w:tc>
        <w:tc>
          <w:tcPr>
            <w:tcW w:w="2266" w:type="dxa"/>
          </w:tcPr>
          <w:p w14:paraId="7DF9D35B" w14:textId="77777777" w:rsidR="004B35D9" w:rsidRPr="004B35D9" w:rsidRDefault="004B35D9" w:rsidP="002C4398">
            <w:pPr>
              <w:rPr>
                <w:ins w:id="337" w:author="USER1" w:date="2020-12-21T11:16:00Z"/>
                <w:rFonts w:ascii="Times New Roman" w:hAnsi="Times New Roman" w:cs="Times New Roman"/>
                <w:sz w:val="24"/>
                <w:szCs w:val="24"/>
                <w:rPrChange w:id="338" w:author="USER1" w:date="2020-12-21T11:17:00Z">
                  <w:rPr>
                    <w:ins w:id="339" w:author="USER1" w:date="2020-12-21T11:16:00Z"/>
                  </w:rPr>
                </w:rPrChange>
              </w:rPr>
            </w:pPr>
            <w:ins w:id="340" w:author="USER1" w:date="2020-12-21T11:16:00Z">
              <w:r w:rsidRPr="004B35D9">
                <w:rPr>
                  <w:rFonts w:ascii="Times New Roman" w:hAnsi="Times New Roman" w:cs="Times New Roman"/>
                  <w:color w:val="000000"/>
                  <w:sz w:val="24"/>
                  <w:szCs w:val="24"/>
                  <w:rPrChange w:id="341" w:author="USER1" w:date="2020-12-21T11:17:00Z">
                    <w:rPr>
                      <w:color w:val="000000"/>
                    </w:rPr>
                  </w:rPrChange>
                </w:rPr>
                <w:t>10</w:t>
              </w:r>
              <w:r w:rsidRPr="004B35D9">
                <w:rPr>
                  <w:rFonts w:ascii="Times New Roman" w:hAnsi="Times New Roman" w:cs="Times New Roman"/>
                  <w:color w:val="000000"/>
                  <w:sz w:val="24"/>
                  <w:szCs w:val="24"/>
                  <w:vertAlign w:val="superscript"/>
                  <w:rPrChange w:id="342" w:author="USER1" w:date="2020-12-21T11:17:00Z">
                    <w:rPr>
                      <w:color w:val="000000"/>
                      <w:vertAlign w:val="superscript"/>
                    </w:rPr>
                  </w:rPrChange>
                </w:rPr>
                <w:t>-4</w:t>
              </w:r>
            </w:ins>
          </w:p>
        </w:tc>
        <w:tc>
          <w:tcPr>
            <w:tcW w:w="3115" w:type="dxa"/>
          </w:tcPr>
          <w:p w14:paraId="742E3DD2" w14:textId="77777777" w:rsidR="004B35D9" w:rsidRPr="004B35D9" w:rsidRDefault="004B35D9" w:rsidP="002C4398">
            <w:pPr>
              <w:rPr>
                <w:ins w:id="343" w:author="USER1" w:date="2020-12-21T11:16:00Z"/>
                <w:rFonts w:ascii="Times New Roman" w:hAnsi="Times New Roman" w:cs="Times New Roman"/>
                <w:sz w:val="24"/>
                <w:szCs w:val="24"/>
                <w:rPrChange w:id="344" w:author="USER1" w:date="2020-12-21T11:17:00Z">
                  <w:rPr>
                    <w:ins w:id="345" w:author="USER1" w:date="2020-12-21T11:16:00Z"/>
                  </w:rPr>
                </w:rPrChange>
              </w:rPr>
            </w:pPr>
          </w:p>
        </w:tc>
      </w:tr>
      <w:tr w:rsidR="004B35D9" w:rsidRPr="004B35D9" w14:paraId="19103994" w14:textId="77777777" w:rsidTr="004B35D9">
        <w:trPr>
          <w:ins w:id="346" w:author="USER1" w:date="2020-12-21T11:16:00Z"/>
        </w:trPr>
        <w:tc>
          <w:tcPr>
            <w:tcW w:w="3964" w:type="dxa"/>
          </w:tcPr>
          <w:p w14:paraId="70578892" w14:textId="77777777" w:rsidR="004B35D9" w:rsidRPr="004B35D9" w:rsidRDefault="004B35D9" w:rsidP="002C4398">
            <w:pPr>
              <w:autoSpaceDE w:val="0"/>
              <w:autoSpaceDN w:val="0"/>
              <w:adjustRightInd w:val="0"/>
              <w:rPr>
                <w:ins w:id="347" w:author="USER1" w:date="2020-12-21T11:16:00Z"/>
                <w:rFonts w:ascii="Times New Roman" w:hAnsi="Times New Roman" w:cs="Times New Roman"/>
                <w:color w:val="000000"/>
                <w:sz w:val="24"/>
                <w:szCs w:val="24"/>
                <w:lang w:val="en-US"/>
                <w:rPrChange w:id="348" w:author="USER1" w:date="2020-12-21T11:17:00Z">
                  <w:rPr>
                    <w:ins w:id="349" w:author="USER1" w:date="2020-12-21T11:16:00Z"/>
                    <w:color w:val="000000"/>
                  </w:rPr>
                </w:rPrChange>
              </w:rPr>
            </w:pPr>
            <w:ins w:id="350" w:author="USER1" w:date="2020-12-21T11:16:00Z">
              <w:r w:rsidRPr="004B35D9">
                <w:rPr>
                  <w:rFonts w:ascii="Times New Roman" w:hAnsi="Times New Roman" w:cs="Times New Roman"/>
                  <w:color w:val="000000"/>
                  <w:sz w:val="24"/>
                  <w:szCs w:val="24"/>
                  <w:lang w:val="en-US"/>
                  <w:rPrChange w:id="351" w:author="USER1" w:date="2020-12-21T11:17:00Z">
                    <w:rPr>
                      <w:color w:val="000000"/>
                    </w:rPr>
                  </w:rPrChange>
                </w:rPr>
                <w:t>relative frequency resolution</w:t>
              </w:r>
            </w:ins>
          </w:p>
          <w:p w14:paraId="691F4F02" w14:textId="77777777" w:rsidR="004B35D9" w:rsidRPr="004B35D9" w:rsidRDefault="004B35D9" w:rsidP="002C4398">
            <w:pPr>
              <w:autoSpaceDE w:val="0"/>
              <w:autoSpaceDN w:val="0"/>
              <w:adjustRightInd w:val="0"/>
              <w:rPr>
                <w:ins w:id="352" w:author="USER1" w:date="2020-12-21T11:16:00Z"/>
                <w:rFonts w:ascii="Times New Roman" w:hAnsi="Times New Roman" w:cs="Times New Roman"/>
                <w:color w:val="000000"/>
                <w:sz w:val="24"/>
                <w:szCs w:val="24"/>
                <w:lang w:val="en-US"/>
                <w:rPrChange w:id="353" w:author="USER1" w:date="2020-12-21T11:17:00Z">
                  <w:rPr>
                    <w:ins w:id="354" w:author="USER1" w:date="2020-12-21T11:16:00Z"/>
                    <w:color w:val="000000"/>
                  </w:rPr>
                </w:rPrChange>
              </w:rPr>
            </w:pPr>
            <w:ins w:id="355" w:author="USER1" w:date="2020-12-21T11:16:00Z">
              <w:r w:rsidRPr="004B35D9">
                <w:rPr>
                  <w:rFonts w:ascii="Times New Roman" w:hAnsi="Times New Roman" w:cs="Times New Roman"/>
                  <w:color w:val="000000"/>
                  <w:sz w:val="24"/>
                  <w:szCs w:val="24"/>
                  <w:lang w:val="en-US"/>
                  <w:rPrChange w:id="356" w:author="USER1" w:date="2020-12-21T11:17:00Z">
                    <w:rPr>
                      <w:color w:val="000000"/>
                    </w:rPr>
                  </w:rPrChange>
                </w:rPr>
                <w:t>(up to 100 points per bandwidth)</w:t>
              </w:r>
            </w:ins>
          </w:p>
        </w:tc>
        <w:tc>
          <w:tcPr>
            <w:tcW w:w="2266" w:type="dxa"/>
          </w:tcPr>
          <w:p w14:paraId="7126F73C" w14:textId="77777777" w:rsidR="004B35D9" w:rsidRPr="004B35D9" w:rsidRDefault="004B35D9" w:rsidP="002C4398">
            <w:pPr>
              <w:rPr>
                <w:ins w:id="357" w:author="USER1" w:date="2020-12-21T11:16:00Z"/>
                <w:rFonts w:ascii="Times New Roman" w:hAnsi="Times New Roman" w:cs="Times New Roman"/>
                <w:sz w:val="24"/>
                <w:szCs w:val="24"/>
                <w:rPrChange w:id="358" w:author="USER1" w:date="2020-12-21T11:17:00Z">
                  <w:rPr>
                    <w:ins w:id="359" w:author="USER1" w:date="2020-12-21T11:16:00Z"/>
                  </w:rPr>
                </w:rPrChange>
              </w:rPr>
            </w:pPr>
            <w:ins w:id="360" w:author="USER1" w:date="2020-12-21T11:16:00Z">
              <w:r w:rsidRPr="004B35D9">
                <w:rPr>
                  <w:rFonts w:ascii="Times New Roman" w:hAnsi="Times New Roman" w:cs="Times New Roman"/>
                  <w:sz w:val="24"/>
                  <w:szCs w:val="24"/>
                  <w:rPrChange w:id="361" w:author="USER1" w:date="2020-12-21T11:17:00Z">
                    <w:rPr/>
                  </w:rPrChange>
                </w:rPr>
                <w:t>10</w:t>
              </w:r>
              <w:r w:rsidRPr="004B35D9">
                <w:rPr>
                  <w:rFonts w:ascii="Times New Roman" w:hAnsi="Times New Roman" w:cs="Times New Roman"/>
                  <w:sz w:val="24"/>
                  <w:szCs w:val="24"/>
                  <w:vertAlign w:val="superscript"/>
                  <w:rPrChange w:id="362" w:author="USER1" w:date="2020-12-21T11:17:00Z">
                    <w:rPr>
                      <w:vertAlign w:val="superscript"/>
                    </w:rPr>
                  </w:rPrChange>
                </w:rPr>
                <w:t>-6</w:t>
              </w:r>
            </w:ins>
          </w:p>
        </w:tc>
        <w:tc>
          <w:tcPr>
            <w:tcW w:w="3115" w:type="dxa"/>
          </w:tcPr>
          <w:p w14:paraId="7EE7AE22" w14:textId="77777777" w:rsidR="004B35D9" w:rsidRPr="004B35D9" w:rsidRDefault="004B35D9" w:rsidP="002C4398">
            <w:pPr>
              <w:rPr>
                <w:ins w:id="363" w:author="USER1" w:date="2020-12-21T11:16:00Z"/>
                <w:rFonts w:ascii="Times New Roman" w:hAnsi="Times New Roman" w:cs="Times New Roman"/>
                <w:sz w:val="24"/>
                <w:szCs w:val="24"/>
                <w:rPrChange w:id="364" w:author="USER1" w:date="2020-12-21T11:17:00Z">
                  <w:rPr>
                    <w:ins w:id="365" w:author="USER1" w:date="2020-12-21T11:16:00Z"/>
                  </w:rPr>
                </w:rPrChange>
              </w:rPr>
            </w:pPr>
          </w:p>
        </w:tc>
      </w:tr>
      <w:tr w:rsidR="004B35D9" w:rsidRPr="004B35D9" w14:paraId="52605383" w14:textId="77777777" w:rsidTr="004B35D9">
        <w:trPr>
          <w:ins w:id="366" w:author="USER1" w:date="2020-12-21T11:16:00Z"/>
        </w:trPr>
        <w:tc>
          <w:tcPr>
            <w:tcW w:w="3964" w:type="dxa"/>
          </w:tcPr>
          <w:p w14:paraId="1E7D938C" w14:textId="77777777" w:rsidR="004B35D9" w:rsidRPr="004B35D9" w:rsidRDefault="004B35D9" w:rsidP="002C4398">
            <w:pPr>
              <w:autoSpaceDE w:val="0"/>
              <w:autoSpaceDN w:val="0"/>
              <w:adjustRightInd w:val="0"/>
              <w:rPr>
                <w:ins w:id="367" w:author="USER1" w:date="2020-12-21T11:16:00Z"/>
                <w:rFonts w:ascii="Times New Roman" w:hAnsi="Times New Roman" w:cs="Times New Roman"/>
                <w:color w:val="000000"/>
                <w:sz w:val="24"/>
                <w:szCs w:val="24"/>
                <w:rPrChange w:id="368" w:author="USER1" w:date="2020-12-21T11:17:00Z">
                  <w:rPr>
                    <w:ins w:id="369" w:author="USER1" w:date="2020-12-21T11:16:00Z"/>
                    <w:color w:val="000000"/>
                  </w:rPr>
                </w:rPrChange>
              </w:rPr>
            </w:pPr>
            <w:proofErr w:type="spellStart"/>
            <w:ins w:id="370" w:author="USER1" w:date="2020-12-21T11:16:00Z">
              <w:r w:rsidRPr="004B35D9">
                <w:rPr>
                  <w:rFonts w:ascii="Times New Roman" w:hAnsi="Times New Roman" w:cs="Times New Roman"/>
                  <w:color w:val="000000"/>
                  <w:sz w:val="24"/>
                  <w:szCs w:val="24"/>
                  <w:rPrChange w:id="371" w:author="USER1" w:date="2020-12-21T11:17:00Z">
                    <w:rPr>
                      <w:color w:val="000000"/>
                    </w:rPr>
                  </w:rPrChange>
                </w:rPr>
                <w:t>frequency</w:t>
              </w:r>
              <w:proofErr w:type="spellEnd"/>
              <w:r w:rsidRPr="004B35D9">
                <w:rPr>
                  <w:rFonts w:ascii="Times New Roman" w:hAnsi="Times New Roman" w:cs="Times New Roman"/>
                  <w:color w:val="000000"/>
                  <w:sz w:val="24"/>
                  <w:szCs w:val="24"/>
                  <w:rPrChange w:id="372" w:author="USER1" w:date="2020-12-21T11:17:00Z">
                    <w:rPr>
                      <w:color w:val="000000"/>
                    </w:rPr>
                  </w:rPrChange>
                </w:rPr>
                <w:t xml:space="preserve"> </w:t>
              </w:r>
              <w:proofErr w:type="spellStart"/>
              <w:r w:rsidRPr="004B35D9">
                <w:rPr>
                  <w:rFonts w:ascii="Times New Roman" w:hAnsi="Times New Roman" w:cs="Times New Roman"/>
                  <w:color w:val="000000"/>
                  <w:sz w:val="24"/>
                  <w:szCs w:val="24"/>
                  <w:rPrChange w:id="373" w:author="USER1" w:date="2020-12-21T11:17:00Z">
                    <w:rPr>
                      <w:color w:val="000000"/>
                    </w:rPr>
                  </w:rPrChange>
                </w:rPr>
                <w:t>accuracy</w:t>
              </w:r>
              <w:proofErr w:type="spellEnd"/>
            </w:ins>
          </w:p>
        </w:tc>
        <w:tc>
          <w:tcPr>
            <w:tcW w:w="2266" w:type="dxa"/>
          </w:tcPr>
          <w:p w14:paraId="52921EDA" w14:textId="77777777" w:rsidR="004B35D9" w:rsidRPr="004B35D9" w:rsidRDefault="004B35D9" w:rsidP="002C4398">
            <w:pPr>
              <w:rPr>
                <w:ins w:id="374" w:author="USER1" w:date="2020-12-21T11:16:00Z"/>
                <w:rFonts w:ascii="Times New Roman" w:hAnsi="Times New Roman" w:cs="Times New Roman"/>
                <w:sz w:val="24"/>
                <w:szCs w:val="24"/>
                <w:rPrChange w:id="375" w:author="USER1" w:date="2020-12-21T11:17:00Z">
                  <w:rPr>
                    <w:ins w:id="376" w:author="USER1" w:date="2020-12-21T11:16:00Z"/>
                  </w:rPr>
                </w:rPrChange>
              </w:rPr>
            </w:pPr>
            <w:ins w:id="377" w:author="USER1" w:date="2020-12-21T11:16:00Z">
              <w:r w:rsidRPr="004B35D9">
                <w:rPr>
                  <w:rFonts w:ascii="Times New Roman" w:hAnsi="Times New Roman" w:cs="Times New Roman"/>
                  <w:sz w:val="24"/>
                  <w:szCs w:val="24"/>
                  <w:rPrChange w:id="378" w:author="USER1" w:date="2020-12-21T11:17:00Z">
                    <w:rPr/>
                  </w:rPrChange>
                </w:rPr>
                <w:t>100</w:t>
              </w:r>
            </w:ins>
          </w:p>
        </w:tc>
        <w:tc>
          <w:tcPr>
            <w:tcW w:w="3115" w:type="dxa"/>
          </w:tcPr>
          <w:p w14:paraId="4AB6657D" w14:textId="77777777" w:rsidR="004B35D9" w:rsidRPr="004B35D9" w:rsidRDefault="004B35D9" w:rsidP="002C4398">
            <w:pPr>
              <w:rPr>
                <w:ins w:id="379" w:author="USER1" w:date="2020-12-21T11:16:00Z"/>
                <w:rFonts w:ascii="Times New Roman" w:hAnsi="Times New Roman" w:cs="Times New Roman"/>
                <w:sz w:val="24"/>
                <w:szCs w:val="24"/>
                <w:rPrChange w:id="380" w:author="USER1" w:date="2020-12-21T11:17:00Z">
                  <w:rPr>
                    <w:ins w:id="381" w:author="USER1" w:date="2020-12-21T11:16:00Z"/>
                  </w:rPr>
                </w:rPrChange>
              </w:rPr>
            </w:pPr>
            <w:proofErr w:type="spellStart"/>
            <w:ins w:id="382" w:author="USER1" w:date="2020-12-21T11:16:00Z">
              <w:r w:rsidRPr="004B35D9">
                <w:rPr>
                  <w:rFonts w:ascii="Times New Roman" w:hAnsi="Times New Roman" w:cs="Times New Roman"/>
                  <w:sz w:val="24"/>
                  <w:szCs w:val="24"/>
                  <w:rPrChange w:id="383" w:author="USER1" w:date="2020-12-21T11:17:00Z">
                    <w:rPr/>
                  </w:rPrChange>
                </w:rPr>
                <w:t>Hz</w:t>
              </w:r>
              <w:proofErr w:type="spellEnd"/>
            </w:ins>
          </w:p>
        </w:tc>
      </w:tr>
      <w:tr w:rsidR="004B35D9" w:rsidRPr="004B35D9" w14:paraId="624B2090" w14:textId="77777777" w:rsidTr="004B35D9">
        <w:trPr>
          <w:ins w:id="384" w:author="USER1" w:date="2020-12-21T11:16:00Z"/>
        </w:trPr>
        <w:tc>
          <w:tcPr>
            <w:tcW w:w="3964" w:type="dxa"/>
          </w:tcPr>
          <w:p w14:paraId="5470A008" w14:textId="77777777" w:rsidR="004B35D9" w:rsidRPr="004B35D9" w:rsidRDefault="004B35D9" w:rsidP="002C4398">
            <w:pPr>
              <w:autoSpaceDE w:val="0"/>
              <w:autoSpaceDN w:val="0"/>
              <w:adjustRightInd w:val="0"/>
              <w:rPr>
                <w:ins w:id="385" w:author="USER1" w:date="2020-12-21T11:16:00Z"/>
                <w:rFonts w:ascii="Times New Roman" w:hAnsi="Times New Roman" w:cs="Times New Roman"/>
                <w:color w:val="000000"/>
                <w:sz w:val="24"/>
                <w:szCs w:val="24"/>
                <w:lang w:val="en-US"/>
                <w:rPrChange w:id="386" w:author="USER1" w:date="2020-12-21T11:17:00Z">
                  <w:rPr>
                    <w:ins w:id="387" w:author="USER1" w:date="2020-12-21T11:16:00Z"/>
                    <w:color w:val="000000"/>
                  </w:rPr>
                </w:rPrChange>
              </w:rPr>
            </w:pPr>
            <w:ins w:id="388" w:author="USER1" w:date="2020-12-21T11:16:00Z">
              <w:r w:rsidRPr="004B35D9">
                <w:rPr>
                  <w:rFonts w:ascii="Times New Roman" w:hAnsi="Times New Roman" w:cs="Times New Roman"/>
                  <w:color w:val="000000"/>
                  <w:sz w:val="24"/>
                  <w:szCs w:val="24"/>
                  <w:lang w:val="en-US"/>
                  <w:rPrChange w:id="389" w:author="USER1" w:date="2020-12-21T11:17:00Z">
                    <w:rPr>
                      <w:color w:val="000000"/>
                    </w:rPr>
                  </w:rPrChange>
                </w:rPr>
                <w:t>Longitudinal detection threshold of</w:t>
              </w:r>
            </w:ins>
          </w:p>
          <w:p w14:paraId="7FB82BC5" w14:textId="77777777" w:rsidR="004B35D9" w:rsidRPr="004B35D9" w:rsidRDefault="004B35D9" w:rsidP="002C4398">
            <w:pPr>
              <w:autoSpaceDE w:val="0"/>
              <w:autoSpaceDN w:val="0"/>
              <w:adjustRightInd w:val="0"/>
              <w:rPr>
                <w:ins w:id="390" w:author="USER1" w:date="2020-12-21T11:16:00Z"/>
                <w:rFonts w:ascii="Times New Roman" w:hAnsi="Times New Roman" w:cs="Times New Roman"/>
                <w:color w:val="000000"/>
                <w:sz w:val="24"/>
                <w:szCs w:val="24"/>
                <w:lang w:val="en-US"/>
                <w:rPrChange w:id="391" w:author="USER1" w:date="2020-12-21T11:17:00Z">
                  <w:rPr>
                    <w:ins w:id="392" w:author="USER1" w:date="2020-12-21T11:16:00Z"/>
                    <w:color w:val="000000"/>
                  </w:rPr>
                </w:rPrChange>
              </w:rPr>
            </w:pPr>
            <w:ins w:id="393" w:author="USER1" w:date="2020-12-21T11:16:00Z">
              <w:r w:rsidRPr="004B35D9">
                <w:rPr>
                  <w:rFonts w:ascii="Times New Roman" w:hAnsi="Times New Roman" w:cs="Times New Roman"/>
                  <w:color w:val="000000"/>
                  <w:sz w:val="24"/>
                  <w:szCs w:val="24"/>
                  <w:lang w:val="en-US"/>
                  <w:rPrChange w:id="394" w:author="USER1" w:date="2020-12-21T11:17:00Z">
                    <w:rPr>
                      <w:color w:val="000000"/>
                    </w:rPr>
                  </w:rPrChange>
                </w:rPr>
                <w:t xml:space="preserve">injected </w:t>
              </w:r>
              <w:r w:rsidRPr="004B35D9">
                <w:rPr>
                  <w:rFonts w:ascii="Times New Roman" w:hAnsi="Times New Roman" w:cs="Times New Roman"/>
                  <w:color w:val="A7A7A7"/>
                  <w:sz w:val="24"/>
                  <w:szCs w:val="24"/>
                  <w:lang w:val="en-US"/>
                  <w:rPrChange w:id="395" w:author="USER1" w:date="2020-12-21T11:17:00Z">
                    <w:rPr>
                      <w:color w:val="A7A7A7"/>
                    </w:rPr>
                  </w:rPrChange>
                </w:rPr>
                <w:t xml:space="preserve">/ </w:t>
              </w:r>
              <w:r w:rsidRPr="004B35D9">
                <w:rPr>
                  <w:rFonts w:ascii="Times New Roman" w:hAnsi="Times New Roman" w:cs="Times New Roman"/>
                  <w:color w:val="000000"/>
                  <w:sz w:val="24"/>
                  <w:szCs w:val="24"/>
                  <w:lang w:val="en-US"/>
                  <w:rPrChange w:id="396" w:author="USER1" w:date="2020-12-21T11:17:00Z">
                    <w:rPr>
                      <w:color w:val="000000"/>
                    </w:rPr>
                  </w:rPrChange>
                </w:rPr>
                <w:t>cooled beam</w:t>
              </w:r>
            </w:ins>
          </w:p>
        </w:tc>
        <w:tc>
          <w:tcPr>
            <w:tcW w:w="2266" w:type="dxa"/>
          </w:tcPr>
          <w:p w14:paraId="57740EBD" w14:textId="77777777" w:rsidR="004B35D9" w:rsidRPr="004B35D9" w:rsidRDefault="004B35D9" w:rsidP="002C4398">
            <w:pPr>
              <w:rPr>
                <w:ins w:id="397" w:author="USER1" w:date="2020-12-21T11:16:00Z"/>
                <w:rFonts w:ascii="Times New Roman" w:hAnsi="Times New Roman" w:cs="Times New Roman"/>
                <w:sz w:val="24"/>
                <w:szCs w:val="24"/>
                <w:rPrChange w:id="398" w:author="USER1" w:date="2020-12-21T11:17:00Z">
                  <w:rPr>
                    <w:ins w:id="399" w:author="USER1" w:date="2020-12-21T11:16:00Z"/>
                  </w:rPr>
                </w:rPrChange>
              </w:rPr>
            </w:pPr>
            <w:ins w:id="400" w:author="USER1" w:date="2020-12-21T11:16:00Z">
              <w:r w:rsidRPr="004B35D9">
                <w:rPr>
                  <w:rFonts w:ascii="Times New Roman" w:hAnsi="Times New Roman" w:cs="Times New Roman"/>
                  <w:sz w:val="24"/>
                  <w:szCs w:val="24"/>
                  <w:rPrChange w:id="401" w:author="USER1" w:date="2020-12-21T11:17:00Z">
                    <w:rPr/>
                  </w:rPrChange>
                </w:rPr>
                <w:t>10</w:t>
              </w:r>
              <w:r w:rsidRPr="004B35D9">
                <w:rPr>
                  <w:rFonts w:ascii="Times New Roman" w:hAnsi="Times New Roman" w:cs="Times New Roman"/>
                  <w:sz w:val="24"/>
                  <w:szCs w:val="24"/>
                  <w:vertAlign w:val="superscript"/>
                  <w:rPrChange w:id="402" w:author="USER1" w:date="2020-12-21T11:17:00Z">
                    <w:rPr>
                      <w:vertAlign w:val="superscript"/>
                    </w:rPr>
                  </w:rPrChange>
                </w:rPr>
                <w:t>5</w:t>
              </w:r>
              <w:r w:rsidRPr="004B35D9">
                <w:rPr>
                  <w:rFonts w:ascii="Times New Roman" w:hAnsi="Times New Roman" w:cs="Times New Roman"/>
                  <w:sz w:val="24"/>
                  <w:szCs w:val="24"/>
                  <w:rPrChange w:id="403" w:author="USER1" w:date="2020-12-21T11:17:00Z">
                    <w:rPr/>
                  </w:rPrChange>
                </w:rPr>
                <w:t xml:space="preserve"> /10</w:t>
              </w:r>
              <w:r w:rsidRPr="004B35D9">
                <w:rPr>
                  <w:rFonts w:ascii="Times New Roman" w:hAnsi="Times New Roman" w:cs="Times New Roman"/>
                  <w:sz w:val="24"/>
                  <w:szCs w:val="24"/>
                  <w:vertAlign w:val="superscript"/>
                  <w:rPrChange w:id="404" w:author="USER1" w:date="2020-12-21T11:17:00Z">
                    <w:rPr>
                      <w:vertAlign w:val="superscript"/>
                    </w:rPr>
                  </w:rPrChange>
                </w:rPr>
                <w:t>4</w:t>
              </w:r>
            </w:ins>
          </w:p>
        </w:tc>
        <w:tc>
          <w:tcPr>
            <w:tcW w:w="3115" w:type="dxa"/>
          </w:tcPr>
          <w:p w14:paraId="1A665156" w14:textId="77777777" w:rsidR="004B35D9" w:rsidRPr="004B35D9" w:rsidRDefault="004B35D9" w:rsidP="002C4398">
            <w:pPr>
              <w:rPr>
                <w:ins w:id="405" w:author="USER1" w:date="2020-12-21T11:16:00Z"/>
                <w:rFonts w:ascii="Times New Roman" w:hAnsi="Times New Roman" w:cs="Times New Roman"/>
                <w:sz w:val="24"/>
                <w:szCs w:val="24"/>
                <w:rPrChange w:id="406" w:author="USER1" w:date="2020-12-21T11:17:00Z">
                  <w:rPr>
                    <w:ins w:id="407" w:author="USER1" w:date="2020-12-21T11:16:00Z"/>
                  </w:rPr>
                </w:rPrChange>
              </w:rPr>
            </w:pPr>
            <w:proofErr w:type="spellStart"/>
            <w:ins w:id="408" w:author="USER1" w:date="2020-12-21T11:16:00Z">
              <w:r w:rsidRPr="004B35D9">
                <w:rPr>
                  <w:rFonts w:ascii="Times New Roman" w:hAnsi="Times New Roman" w:cs="Times New Roman"/>
                  <w:sz w:val="24"/>
                  <w:szCs w:val="24"/>
                  <w:rPrChange w:id="409" w:author="USER1" w:date="2020-12-21T11:17:00Z">
                    <w:rPr/>
                  </w:rPrChange>
                </w:rPr>
                <w:t>ions</w:t>
              </w:r>
              <w:proofErr w:type="spellEnd"/>
              <w:r w:rsidRPr="004B35D9">
                <w:rPr>
                  <w:rFonts w:ascii="Times New Roman" w:hAnsi="Times New Roman" w:cs="Times New Roman"/>
                  <w:sz w:val="24"/>
                  <w:szCs w:val="24"/>
                  <w:rPrChange w:id="410" w:author="USER1" w:date="2020-12-21T11:17:00Z">
                    <w:rPr/>
                  </w:rPrChange>
                </w:rPr>
                <w:t xml:space="preserve"> </w:t>
              </w:r>
              <w:proofErr w:type="spellStart"/>
              <w:r w:rsidRPr="004B35D9">
                <w:rPr>
                  <w:rFonts w:ascii="Times New Roman" w:hAnsi="Times New Roman" w:cs="Times New Roman"/>
                  <w:sz w:val="24"/>
                  <w:szCs w:val="24"/>
                  <w:rPrChange w:id="411" w:author="USER1" w:date="2020-12-21T11:17:00Z">
                    <w:rPr/>
                  </w:rPrChange>
                </w:rPr>
                <w:t>of</w:t>
              </w:r>
              <w:proofErr w:type="spellEnd"/>
              <w:r w:rsidRPr="004B35D9">
                <w:rPr>
                  <w:rFonts w:ascii="Times New Roman" w:hAnsi="Times New Roman" w:cs="Times New Roman"/>
                  <w:sz w:val="24"/>
                  <w:szCs w:val="24"/>
                  <w:rPrChange w:id="412" w:author="USER1" w:date="2020-12-21T11:17:00Z">
                    <w:rPr/>
                  </w:rPrChange>
                </w:rPr>
                <w:t xml:space="preserve"> U</w:t>
              </w:r>
              <w:r w:rsidRPr="004B35D9">
                <w:rPr>
                  <w:rFonts w:ascii="Times New Roman" w:hAnsi="Times New Roman" w:cs="Times New Roman"/>
                  <w:sz w:val="24"/>
                  <w:szCs w:val="24"/>
                  <w:vertAlign w:val="superscript"/>
                  <w:rPrChange w:id="413" w:author="USER1" w:date="2020-12-21T11:17:00Z">
                    <w:rPr>
                      <w:vertAlign w:val="superscript"/>
                    </w:rPr>
                  </w:rPrChange>
                </w:rPr>
                <w:t>92+</w:t>
              </w:r>
            </w:ins>
          </w:p>
        </w:tc>
      </w:tr>
      <w:tr w:rsidR="004B35D9" w:rsidRPr="004B35D9" w14:paraId="70F0F91C" w14:textId="77777777" w:rsidTr="004B35D9">
        <w:trPr>
          <w:ins w:id="414" w:author="USER1" w:date="2020-12-21T11:16:00Z"/>
        </w:trPr>
        <w:tc>
          <w:tcPr>
            <w:tcW w:w="3964" w:type="dxa"/>
          </w:tcPr>
          <w:p w14:paraId="772D29B9" w14:textId="77777777" w:rsidR="004B35D9" w:rsidRPr="004B35D9" w:rsidRDefault="004B35D9" w:rsidP="002C4398">
            <w:pPr>
              <w:autoSpaceDE w:val="0"/>
              <w:autoSpaceDN w:val="0"/>
              <w:adjustRightInd w:val="0"/>
              <w:rPr>
                <w:ins w:id="415" w:author="USER1" w:date="2020-12-21T11:16:00Z"/>
                <w:rFonts w:ascii="Times New Roman" w:hAnsi="Times New Roman" w:cs="Times New Roman"/>
                <w:color w:val="000000"/>
                <w:sz w:val="24"/>
                <w:szCs w:val="24"/>
                <w:lang w:val="en-US"/>
                <w:rPrChange w:id="416" w:author="USER1" w:date="2020-12-21T11:17:00Z">
                  <w:rPr>
                    <w:ins w:id="417" w:author="USER1" w:date="2020-12-21T11:16:00Z"/>
                    <w:color w:val="000000"/>
                  </w:rPr>
                </w:rPrChange>
              </w:rPr>
            </w:pPr>
            <w:ins w:id="418" w:author="USER1" w:date="2020-12-21T11:16:00Z">
              <w:r w:rsidRPr="004B35D9">
                <w:rPr>
                  <w:rFonts w:ascii="Times New Roman" w:hAnsi="Times New Roman" w:cs="Times New Roman"/>
                  <w:color w:val="000000"/>
                  <w:sz w:val="24"/>
                  <w:szCs w:val="24"/>
                  <w:lang w:val="en-US"/>
                  <w:rPrChange w:id="419" w:author="USER1" w:date="2020-12-21T11:17:00Z">
                    <w:rPr>
                      <w:color w:val="000000"/>
                    </w:rPr>
                  </w:rPrChange>
                </w:rPr>
                <w:t>Transverse detection threshold of</w:t>
              </w:r>
            </w:ins>
          </w:p>
          <w:p w14:paraId="1AA69040" w14:textId="77777777" w:rsidR="004B35D9" w:rsidRPr="004B35D9" w:rsidRDefault="004B35D9" w:rsidP="002C4398">
            <w:pPr>
              <w:autoSpaceDE w:val="0"/>
              <w:autoSpaceDN w:val="0"/>
              <w:adjustRightInd w:val="0"/>
              <w:rPr>
                <w:ins w:id="420" w:author="USER1" w:date="2020-12-21T11:16:00Z"/>
                <w:rFonts w:ascii="Times New Roman" w:hAnsi="Times New Roman" w:cs="Times New Roman"/>
                <w:color w:val="000000"/>
                <w:sz w:val="24"/>
                <w:szCs w:val="24"/>
                <w:lang w:val="en-US"/>
                <w:rPrChange w:id="421" w:author="USER1" w:date="2020-12-21T11:17:00Z">
                  <w:rPr>
                    <w:ins w:id="422" w:author="USER1" w:date="2020-12-21T11:16:00Z"/>
                    <w:color w:val="000000"/>
                  </w:rPr>
                </w:rPrChange>
              </w:rPr>
            </w:pPr>
            <w:ins w:id="423" w:author="USER1" w:date="2020-12-21T11:16:00Z">
              <w:r w:rsidRPr="004B35D9">
                <w:rPr>
                  <w:rFonts w:ascii="Times New Roman" w:hAnsi="Times New Roman" w:cs="Times New Roman"/>
                  <w:color w:val="000000"/>
                  <w:sz w:val="24"/>
                  <w:szCs w:val="24"/>
                  <w:lang w:val="en-US"/>
                  <w:rPrChange w:id="424" w:author="USER1" w:date="2020-12-21T11:17:00Z">
                    <w:rPr>
                      <w:color w:val="000000"/>
                    </w:rPr>
                  </w:rPrChange>
                </w:rPr>
                <w:t>injected / cooled beam</w:t>
              </w:r>
            </w:ins>
          </w:p>
        </w:tc>
        <w:tc>
          <w:tcPr>
            <w:tcW w:w="2266" w:type="dxa"/>
          </w:tcPr>
          <w:p w14:paraId="02F8AC6A" w14:textId="77777777" w:rsidR="004B35D9" w:rsidRPr="004B35D9" w:rsidRDefault="004B35D9" w:rsidP="002C4398">
            <w:pPr>
              <w:rPr>
                <w:ins w:id="425" w:author="USER1" w:date="2020-12-21T11:16:00Z"/>
                <w:rFonts w:ascii="Times New Roman" w:hAnsi="Times New Roman" w:cs="Times New Roman"/>
                <w:sz w:val="24"/>
                <w:szCs w:val="24"/>
                <w:rPrChange w:id="426" w:author="USER1" w:date="2020-12-21T11:17:00Z">
                  <w:rPr>
                    <w:ins w:id="427" w:author="USER1" w:date="2020-12-21T11:16:00Z"/>
                  </w:rPr>
                </w:rPrChange>
              </w:rPr>
            </w:pPr>
            <w:ins w:id="428" w:author="USER1" w:date="2020-12-21T11:16:00Z">
              <w:r w:rsidRPr="004B35D9">
                <w:rPr>
                  <w:rFonts w:ascii="Times New Roman" w:hAnsi="Times New Roman" w:cs="Times New Roman"/>
                  <w:sz w:val="24"/>
                  <w:szCs w:val="24"/>
                  <w:rPrChange w:id="429" w:author="USER1" w:date="2020-12-21T11:17:00Z">
                    <w:rPr/>
                  </w:rPrChange>
                </w:rPr>
                <w:t>10</w:t>
              </w:r>
              <w:r w:rsidRPr="004B35D9">
                <w:rPr>
                  <w:rFonts w:ascii="Times New Roman" w:hAnsi="Times New Roman" w:cs="Times New Roman"/>
                  <w:sz w:val="24"/>
                  <w:szCs w:val="24"/>
                  <w:vertAlign w:val="superscript"/>
                  <w:rPrChange w:id="430" w:author="USER1" w:date="2020-12-21T11:17:00Z">
                    <w:rPr>
                      <w:vertAlign w:val="superscript"/>
                    </w:rPr>
                  </w:rPrChange>
                </w:rPr>
                <w:t>6</w:t>
              </w:r>
              <w:r w:rsidRPr="004B35D9">
                <w:rPr>
                  <w:rFonts w:ascii="Times New Roman" w:hAnsi="Times New Roman" w:cs="Times New Roman"/>
                  <w:sz w:val="24"/>
                  <w:szCs w:val="24"/>
                  <w:rPrChange w:id="431" w:author="USER1" w:date="2020-12-21T11:17:00Z">
                    <w:rPr/>
                  </w:rPrChange>
                </w:rPr>
                <w:t>/10</w:t>
              </w:r>
              <w:r w:rsidRPr="004B35D9">
                <w:rPr>
                  <w:rFonts w:ascii="Times New Roman" w:hAnsi="Times New Roman" w:cs="Times New Roman"/>
                  <w:sz w:val="24"/>
                  <w:szCs w:val="24"/>
                  <w:vertAlign w:val="superscript"/>
                  <w:rPrChange w:id="432" w:author="USER1" w:date="2020-12-21T11:17:00Z">
                    <w:rPr>
                      <w:vertAlign w:val="superscript"/>
                    </w:rPr>
                  </w:rPrChange>
                </w:rPr>
                <w:t>7</w:t>
              </w:r>
            </w:ins>
          </w:p>
        </w:tc>
        <w:tc>
          <w:tcPr>
            <w:tcW w:w="3115" w:type="dxa"/>
          </w:tcPr>
          <w:p w14:paraId="18FB04B9" w14:textId="77777777" w:rsidR="004B35D9" w:rsidRPr="004B35D9" w:rsidRDefault="004B35D9" w:rsidP="002C4398">
            <w:pPr>
              <w:rPr>
                <w:ins w:id="433" w:author="USER1" w:date="2020-12-21T11:16:00Z"/>
                <w:rFonts w:ascii="Times New Roman" w:hAnsi="Times New Roman" w:cs="Times New Roman"/>
                <w:sz w:val="24"/>
                <w:szCs w:val="24"/>
                <w:rPrChange w:id="434" w:author="USER1" w:date="2020-12-21T11:17:00Z">
                  <w:rPr>
                    <w:ins w:id="435" w:author="USER1" w:date="2020-12-21T11:16:00Z"/>
                  </w:rPr>
                </w:rPrChange>
              </w:rPr>
            </w:pPr>
            <w:proofErr w:type="spellStart"/>
            <w:ins w:id="436" w:author="USER1" w:date="2020-12-21T11:16:00Z">
              <w:r w:rsidRPr="004B35D9">
                <w:rPr>
                  <w:rFonts w:ascii="Times New Roman" w:hAnsi="Times New Roman" w:cs="Times New Roman"/>
                  <w:sz w:val="24"/>
                  <w:szCs w:val="24"/>
                  <w:rPrChange w:id="437" w:author="USER1" w:date="2020-12-21T11:17:00Z">
                    <w:rPr/>
                  </w:rPrChange>
                </w:rPr>
                <w:t>ions</w:t>
              </w:r>
              <w:proofErr w:type="spellEnd"/>
              <w:r w:rsidRPr="004B35D9">
                <w:rPr>
                  <w:rFonts w:ascii="Times New Roman" w:hAnsi="Times New Roman" w:cs="Times New Roman"/>
                  <w:sz w:val="24"/>
                  <w:szCs w:val="24"/>
                  <w:rPrChange w:id="438" w:author="USER1" w:date="2020-12-21T11:17:00Z">
                    <w:rPr/>
                  </w:rPrChange>
                </w:rPr>
                <w:t xml:space="preserve"> </w:t>
              </w:r>
              <w:proofErr w:type="spellStart"/>
              <w:r w:rsidRPr="004B35D9">
                <w:rPr>
                  <w:rFonts w:ascii="Times New Roman" w:hAnsi="Times New Roman" w:cs="Times New Roman"/>
                  <w:sz w:val="24"/>
                  <w:szCs w:val="24"/>
                  <w:rPrChange w:id="439" w:author="USER1" w:date="2020-12-21T11:17:00Z">
                    <w:rPr/>
                  </w:rPrChange>
                </w:rPr>
                <w:t>of</w:t>
              </w:r>
              <w:proofErr w:type="spellEnd"/>
              <w:r w:rsidRPr="004B35D9">
                <w:rPr>
                  <w:rFonts w:ascii="Times New Roman" w:hAnsi="Times New Roman" w:cs="Times New Roman"/>
                  <w:sz w:val="24"/>
                  <w:szCs w:val="24"/>
                  <w:rPrChange w:id="440" w:author="USER1" w:date="2020-12-21T11:17:00Z">
                    <w:rPr/>
                  </w:rPrChange>
                </w:rPr>
                <w:t xml:space="preserve"> U</w:t>
              </w:r>
              <w:r w:rsidRPr="004B35D9">
                <w:rPr>
                  <w:rFonts w:ascii="Times New Roman" w:hAnsi="Times New Roman" w:cs="Times New Roman"/>
                  <w:sz w:val="24"/>
                  <w:szCs w:val="24"/>
                  <w:vertAlign w:val="superscript"/>
                  <w:rPrChange w:id="441" w:author="USER1" w:date="2020-12-21T11:17:00Z">
                    <w:rPr>
                      <w:vertAlign w:val="superscript"/>
                    </w:rPr>
                  </w:rPrChange>
                </w:rPr>
                <w:t>92+</w:t>
              </w:r>
            </w:ins>
          </w:p>
        </w:tc>
      </w:tr>
      <w:tr w:rsidR="004B35D9" w:rsidRPr="004B35D9" w14:paraId="2E81EF56" w14:textId="77777777" w:rsidTr="004B35D9">
        <w:trPr>
          <w:ins w:id="442" w:author="USER1" w:date="2020-12-21T11:16:00Z"/>
        </w:trPr>
        <w:tc>
          <w:tcPr>
            <w:tcW w:w="3964" w:type="dxa"/>
          </w:tcPr>
          <w:p w14:paraId="67919816" w14:textId="77777777" w:rsidR="004B35D9" w:rsidRPr="004B35D9" w:rsidRDefault="004B35D9" w:rsidP="002C4398">
            <w:pPr>
              <w:autoSpaceDE w:val="0"/>
              <w:autoSpaceDN w:val="0"/>
              <w:adjustRightInd w:val="0"/>
              <w:rPr>
                <w:ins w:id="443" w:author="USER1" w:date="2020-12-21T11:16:00Z"/>
                <w:rFonts w:ascii="Times New Roman" w:hAnsi="Times New Roman" w:cs="Times New Roman"/>
                <w:color w:val="000000"/>
                <w:sz w:val="24"/>
                <w:szCs w:val="24"/>
                <w:lang w:val="en-US"/>
                <w:rPrChange w:id="444" w:author="USER1" w:date="2020-12-21T11:17:00Z">
                  <w:rPr>
                    <w:ins w:id="445" w:author="USER1" w:date="2020-12-21T11:16:00Z"/>
                    <w:color w:val="000000"/>
                  </w:rPr>
                </w:rPrChange>
              </w:rPr>
            </w:pPr>
            <w:ins w:id="446" w:author="USER1" w:date="2020-12-21T11:16:00Z">
              <w:r w:rsidRPr="004B35D9">
                <w:rPr>
                  <w:rFonts w:ascii="Times New Roman" w:hAnsi="Times New Roman" w:cs="Times New Roman"/>
                  <w:color w:val="000000"/>
                  <w:sz w:val="24"/>
                  <w:szCs w:val="24"/>
                  <w:lang w:val="en-US"/>
                  <w:rPrChange w:id="447" w:author="USER1" w:date="2020-12-21T11:17:00Z">
                    <w:rPr>
                      <w:color w:val="000000"/>
                    </w:rPr>
                  </w:rPrChange>
                </w:rPr>
                <w:t>reference maximum intensity for the</w:t>
              </w:r>
            </w:ins>
          </w:p>
          <w:p w14:paraId="57847A01" w14:textId="77777777" w:rsidR="004B35D9" w:rsidRPr="004B35D9" w:rsidRDefault="004B35D9" w:rsidP="002C4398">
            <w:pPr>
              <w:rPr>
                <w:ins w:id="448" w:author="USER1" w:date="2020-12-21T11:16:00Z"/>
                <w:rFonts w:ascii="Times New Roman" w:hAnsi="Times New Roman" w:cs="Times New Roman"/>
                <w:sz w:val="24"/>
                <w:szCs w:val="24"/>
                <w:lang w:val="en-US"/>
                <w:rPrChange w:id="449" w:author="USER1" w:date="2020-12-21T11:17:00Z">
                  <w:rPr>
                    <w:ins w:id="450" w:author="USER1" w:date="2020-12-21T11:16:00Z"/>
                  </w:rPr>
                </w:rPrChange>
              </w:rPr>
            </w:pPr>
            <w:ins w:id="451" w:author="USER1" w:date="2020-12-21T11:16:00Z">
              <w:r w:rsidRPr="004B35D9">
                <w:rPr>
                  <w:rFonts w:ascii="Times New Roman" w:hAnsi="Times New Roman" w:cs="Times New Roman"/>
                  <w:color w:val="000000"/>
                  <w:sz w:val="24"/>
                  <w:szCs w:val="24"/>
                  <w:lang w:val="en-US"/>
                  <w:rPrChange w:id="452" w:author="USER1" w:date="2020-12-21T11:17:00Z">
                    <w:rPr>
                      <w:color w:val="000000"/>
                    </w:rPr>
                  </w:rPrChange>
                </w:rPr>
                <w:t xml:space="preserve">system design </w:t>
              </w:r>
            </w:ins>
          </w:p>
          <w:p w14:paraId="1049556D" w14:textId="77777777" w:rsidR="004B35D9" w:rsidRPr="004B35D9" w:rsidRDefault="004B35D9" w:rsidP="002C4398">
            <w:pPr>
              <w:rPr>
                <w:ins w:id="453" w:author="USER1" w:date="2020-12-21T11:16:00Z"/>
                <w:rFonts w:ascii="Times New Roman" w:hAnsi="Times New Roman" w:cs="Times New Roman"/>
                <w:sz w:val="24"/>
                <w:szCs w:val="24"/>
                <w:lang w:val="en-US"/>
                <w:rPrChange w:id="454" w:author="USER1" w:date="2020-12-21T11:17:00Z">
                  <w:rPr>
                    <w:ins w:id="455" w:author="USER1" w:date="2020-12-21T11:16:00Z"/>
                  </w:rPr>
                </w:rPrChange>
              </w:rPr>
            </w:pPr>
          </w:p>
        </w:tc>
        <w:tc>
          <w:tcPr>
            <w:tcW w:w="2266" w:type="dxa"/>
          </w:tcPr>
          <w:p w14:paraId="685F0100" w14:textId="77777777" w:rsidR="004B35D9" w:rsidRPr="004B35D9" w:rsidRDefault="004B35D9" w:rsidP="002C4398">
            <w:pPr>
              <w:rPr>
                <w:ins w:id="456" w:author="USER1" w:date="2020-12-21T11:16:00Z"/>
                <w:rFonts w:ascii="Times New Roman" w:hAnsi="Times New Roman" w:cs="Times New Roman"/>
                <w:sz w:val="24"/>
                <w:szCs w:val="24"/>
                <w:rPrChange w:id="457" w:author="USER1" w:date="2020-12-21T11:17:00Z">
                  <w:rPr>
                    <w:ins w:id="458" w:author="USER1" w:date="2020-12-21T11:16:00Z"/>
                  </w:rPr>
                </w:rPrChange>
              </w:rPr>
            </w:pPr>
            <w:ins w:id="459" w:author="USER1" w:date="2020-12-21T11:16:00Z">
              <w:r w:rsidRPr="004B35D9">
                <w:rPr>
                  <w:rFonts w:ascii="Times New Roman" w:hAnsi="Times New Roman" w:cs="Times New Roman"/>
                  <w:sz w:val="24"/>
                  <w:szCs w:val="24"/>
                  <w:rPrChange w:id="460" w:author="USER1" w:date="2020-12-21T11:17:00Z">
                    <w:rPr/>
                  </w:rPrChange>
                </w:rPr>
                <w:t>10</w:t>
              </w:r>
              <w:r w:rsidRPr="004B35D9">
                <w:rPr>
                  <w:rFonts w:ascii="Times New Roman" w:hAnsi="Times New Roman" w:cs="Times New Roman"/>
                  <w:sz w:val="24"/>
                  <w:szCs w:val="24"/>
                  <w:vertAlign w:val="superscript"/>
                  <w:rPrChange w:id="461" w:author="USER1" w:date="2020-12-21T11:17:00Z">
                    <w:rPr>
                      <w:vertAlign w:val="superscript"/>
                    </w:rPr>
                  </w:rPrChange>
                </w:rPr>
                <w:t>10</w:t>
              </w:r>
            </w:ins>
          </w:p>
        </w:tc>
        <w:tc>
          <w:tcPr>
            <w:tcW w:w="3115" w:type="dxa"/>
          </w:tcPr>
          <w:p w14:paraId="1FB64501" w14:textId="77777777" w:rsidR="004B35D9" w:rsidRPr="004B35D9" w:rsidRDefault="004B35D9" w:rsidP="002C4398">
            <w:pPr>
              <w:rPr>
                <w:ins w:id="462" w:author="USER1" w:date="2020-12-21T11:16:00Z"/>
                <w:rFonts w:ascii="Times New Roman" w:hAnsi="Times New Roman" w:cs="Times New Roman"/>
                <w:sz w:val="24"/>
                <w:szCs w:val="24"/>
                <w:rPrChange w:id="463" w:author="USER1" w:date="2020-12-21T11:17:00Z">
                  <w:rPr>
                    <w:ins w:id="464" w:author="USER1" w:date="2020-12-21T11:16:00Z"/>
                  </w:rPr>
                </w:rPrChange>
              </w:rPr>
            </w:pPr>
            <w:proofErr w:type="spellStart"/>
            <w:ins w:id="465" w:author="USER1" w:date="2020-12-21T11:16:00Z">
              <w:r w:rsidRPr="004B35D9">
                <w:rPr>
                  <w:rFonts w:ascii="Times New Roman" w:hAnsi="Times New Roman" w:cs="Times New Roman"/>
                  <w:sz w:val="24"/>
                  <w:szCs w:val="24"/>
                  <w:rPrChange w:id="466" w:author="USER1" w:date="2020-12-21T11:17:00Z">
                    <w:rPr/>
                  </w:rPrChange>
                </w:rPr>
                <w:t>ions</w:t>
              </w:r>
              <w:proofErr w:type="spellEnd"/>
              <w:r w:rsidRPr="004B35D9">
                <w:rPr>
                  <w:rFonts w:ascii="Times New Roman" w:hAnsi="Times New Roman" w:cs="Times New Roman"/>
                  <w:sz w:val="24"/>
                  <w:szCs w:val="24"/>
                  <w:rPrChange w:id="467" w:author="USER1" w:date="2020-12-21T11:17:00Z">
                    <w:rPr/>
                  </w:rPrChange>
                </w:rPr>
                <w:t xml:space="preserve"> </w:t>
              </w:r>
              <w:proofErr w:type="spellStart"/>
              <w:r w:rsidRPr="004B35D9">
                <w:rPr>
                  <w:rFonts w:ascii="Times New Roman" w:hAnsi="Times New Roman" w:cs="Times New Roman"/>
                  <w:sz w:val="24"/>
                  <w:szCs w:val="24"/>
                  <w:rPrChange w:id="468" w:author="USER1" w:date="2020-12-21T11:17:00Z">
                    <w:rPr/>
                  </w:rPrChange>
                </w:rPr>
                <w:t>of</w:t>
              </w:r>
              <w:proofErr w:type="spellEnd"/>
              <w:r w:rsidRPr="004B35D9">
                <w:rPr>
                  <w:rFonts w:ascii="Times New Roman" w:hAnsi="Times New Roman" w:cs="Times New Roman"/>
                  <w:sz w:val="24"/>
                  <w:szCs w:val="24"/>
                  <w:rPrChange w:id="469" w:author="USER1" w:date="2020-12-21T11:17:00Z">
                    <w:rPr/>
                  </w:rPrChange>
                </w:rPr>
                <w:t xml:space="preserve"> U</w:t>
              </w:r>
              <w:r w:rsidRPr="004B35D9">
                <w:rPr>
                  <w:rFonts w:ascii="Times New Roman" w:hAnsi="Times New Roman" w:cs="Times New Roman"/>
                  <w:sz w:val="24"/>
                  <w:szCs w:val="24"/>
                  <w:vertAlign w:val="superscript"/>
                  <w:rPrChange w:id="470" w:author="USER1" w:date="2020-12-21T11:17:00Z">
                    <w:rPr>
                      <w:vertAlign w:val="superscript"/>
                    </w:rPr>
                  </w:rPrChange>
                </w:rPr>
                <w:t>92+</w:t>
              </w:r>
            </w:ins>
          </w:p>
        </w:tc>
      </w:tr>
      <w:tr w:rsidR="004B35D9" w:rsidRPr="004B35D9" w14:paraId="59F4035D" w14:textId="77777777" w:rsidTr="004B35D9">
        <w:trPr>
          <w:ins w:id="471" w:author="USER1" w:date="2020-12-21T11:16:00Z"/>
        </w:trPr>
        <w:tc>
          <w:tcPr>
            <w:tcW w:w="3964" w:type="dxa"/>
          </w:tcPr>
          <w:p w14:paraId="49C78404" w14:textId="77777777" w:rsidR="004B35D9" w:rsidRPr="004B35D9" w:rsidRDefault="004B35D9" w:rsidP="002C4398">
            <w:pPr>
              <w:rPr>
                <w:ins w:id="472" w:author="USER1" w:date="2020-12-21T11:16:00Z"/>
                <w:rFonts w:ascii="Times New Roman" w:hAnsi="Times New Roman" w:cs="Times New Roman"/>
                <w:b/>
                <w:bCs/>
                <w:sz w:val="24"/>
                <w:szCs w:val="24"/>
                <w:rPrChange w:id="473" w:author="USER1" w:date="2020-12-21T11:17:00Z">
                  <w:rPr>
                    <w:ins w:id="474" w:author="USER1" w:date="2020-12-21T11:16:00Z"/>
                    <w:b/>
                    <w:bCs/>
                  </w:rPr>
                </w:rPrChange>
              </w:rPr>
            </w:pPr>
            <w:proofErr w:type="spellStart"/>
            <w:ins w:id="475" w:author="USER1" w:date="2020-12-21T11:16:00Z">
              <w:r w:rsidRPr="004B35D9">
                <w:rPr>
                  <w:rFonts w:ascii="Times New Roman" w:hAnsi="Times New Roman" w:cs="Times New Roman"/>
                  <w:b/>
                  <w:bCs/>
                  <w:sz w:val="24"/>
                  <w:szCs w:val="24"/>
                  <w:rPrChange w:id="476" w:author="USER1" w:date="2020-12-21T11:17:00Z">
                    <w:rPr>
                      <w:b/>
                      <w:bCs/>
                    </w:rPr>
                  </w:rPrChange>
                </w:rPr>
                <w:t>Amplifier</w:t>
              </w:r>
              <w:proofErr w:type="spellEnd"/>
            </w:ins>
          </w:p>
        </w:tc>
        <w:tc>
          <w:tcPr>
            <w:tcW w:w="2266" w:type="dxa"/>
          </w:tcPr>
          <w:p w14:paraId="06207C20" w14:textId="77777777" w:rsidR="004B35D9" w:rsidRPr="004B35D9" w:rsidRDefault="004B35D9" w:rsidP="002C4398">
            <w:pPr>
              <w:rPr>
                <w:ins w:id="477" w:author="USER1" w:date="2020-12-21T11:16:00Z"/>
                <w:rFonts w:ascii="Times New Roman" w:hAnsi="Times New Roman" w:cs="Times New Roman"/>
                <w:sz w:val="24"/>
                <w:szCs w:val="24"/>
                <w:rPrChange w:id="478" w:author="USER1" w:date="2020-12-21T11:17:00Z">
                  <w:rPr>
                    <w:ins w:id="479" w:author="USER1" w:date="2020-12-21T11:16:00Z"/>
                  </w:rPr>
                </w:rPrChange>
              </w:rPr>
            </w:pPr>
          </w:p>
        </w:tc>
        <w:tc>
          <w:tcPr>
            <w:tcW w:w="3115" w:type="dxa"/>
          </w:tcPr>
          <w:p w14:paraId="274695F8" w14:textId="77777777" w:rsidR="004B35D9" w:rsidRPr="004B35D9" w:rsidRDefault="004B35D9" w:rsidP="002C4398">
            <w:pPr>
              <w:rPr>
                <w:ins w:id="480" w:author="USER1" w:date="2020-12-21T11:16:00Z"/>
                <w:rFonts w:ascii="Times New Roman" w:hAnsi="Times New Roman" w:cs="Times New Roman"/>
                <w:sz w:val="24"/>
                <w:szCs w:val="24"/>
                <w:rPrChange w:id="481" w:author="USER1" w:date="2020-12-21T11:17:00Z">
                  <w:rPr>
                    <w:ins w:id="482" w:author="USER1" w:date="2020-12-21T11:16:00Z"/>
                  </w:rPr>
                </w:rPrChange>
              </w:rPr>
            </w:pPr>
          </w:p>
        </w:tc>
      </w:tr>
      <w:tr w:rsidR="004B35D9" w:rsidRPr="004B35D9" w14:paraId="2F69C50D" w14:textId="77777777" w:rsidTr="004B35D9">
        <w:trPr>
          <w:ins w:id="483" w:author="USER1" w:date="2020-12-21T11:16:00Z"/>
        </w:trPr>
        <w:tc>
          <w:tcPr>
            <w:tcW w:w="3964" w:type="dxa"/>
          </w:tcPr>
          <w:p w14:paraId="0131F070" w14:textId="77777777" w:rsidR="004B35D9" w:rsidRPr="004B35D9" w:rsidRDefault="004B35D9" w:rsidP="002C4398">
            <w:pPr>
              <w:autoSpaceDE w:val="0"/>
              <w:autoSpaceDN w:val="0"/>
              <w:adjustRightInd w:val="0"/>
              <w:rPr>
                <w:ins w:id="484" w:author="USER1" w:date="2020-12-21T11:16:00Z"/>
                <w:rFonts w:ascii="Times New Roman" w:hAnsi="Times New Roman" w:cs="Times New Roman"/>
                <w:color w:val="000000"/>
                <w:sz w:val="24"/>
                <w:szCs w:val="24"/>
                <w:rPrChange w:id="485" w:author="USER1" w:date="2020-12-21T11:17:00Z">
                  <w:rPr>
                    <w:ins w:id="486" w:author="USER1" w:date="2020-12-21T11:16:00Z"/>
                    <w:color w:val="000000"/>
                  </w:rPr>
                </w:rPrChange>
              </w:rPr>
            </w:pPr>
            <w:proofErr w:type="spellStart"/>
            <w:ins w:id="487" w:author="USER1" w:date="2020-12-21T11:16:00Z">
              <w:r w:rsidRPr="004B35D9">
                <w:rPr>
                  <w:rFonts w:ascii="Times New Roman" w:hAnsi="Times New Roman" w:cs="Times New Roman"/>
                  <w:sz w:val="24"/>
                  <w:szCs w:val="24"/>
                  <w:rPrChange w:id="488" w:author="USER1" w:date="2020-12-21T11:17:00Z">
                    <w:rPr/>
                  </w:rPrChange>
                </w:rPr>
                <w:t>Input</w:t>
              </w:r>
              <w:proofErr w:type="spellEnd"/>
              <w:r w:rsidRPr="004B35D9">
                <w:rPr>
                  <w:rFonts w:ascii="Times New Roman" w:hAnsi="Times New Roman" w:cs="Times New Roman"/>
                  <w:sz w:val="24"/>
                  <w:szCs w:val="24"/>
                  <w:rPrChange w:id="489" w:author="USER1" w:date="2020-12-21T11:17:00Z">
                    <w:rPr/>
                  </w:rPrChange>
                </w:rPr>
                <w:t xml:space="preserve"> </w:t>
              </w:r>
              <w:proofErr w:type="spellStart"/>
              <w:r w:rsidRPr="004B35D9">
                <w:rPr>
                  <w:rFonts w:ascii="Times New Roman" w:hAnsi="Times New Roman" w:cs="Times New Roman"/>
                  <w:sz w:val="24"/>
                  <w:szCs w:val="24"/>
                  <w:rPrChange w:id="490" w:author="USER1" w:date="2020-12-21T11:17:00Z">
                    <w:rPr/>
                  </w:rPrChange>
                </w:rPr>
                <w:t>impedance</w:t>
              </w:r>
              <w:proofErr w:type="spellEnd"/>
            </w:ins>
          </w:p>
        </w:tc>
        <w:tc>
          <w:tcPr>
            <w:tcW w:w="2266" w:type="dxa"/>
          </w:tcPr>
          <w:p w14:paraId="73E1B082" w14:textId="77777777" w:rsidR="004B35D9" w:rsidRPr="004B35D9" w:rsidRDefault="004B35D9" w:rsidP="002C4398">
            <w:pPr>
              <w:rPr>
                <w:ins w:id="491" w:author="USER1" w:date="2020-12-21T11:16:00Z"/>
                <w:rFonts w:ascii="Times New Roman" w:hAnsi="Times New Roman" w:cs="Times New Roman"/>
                <w:sz w:val="24"/>
                <w:szCs w:val="24"/>
                <w:rPrChange w:id="492" w:author="USER1" w:date="2020-12-21T11:17:00Z">
                  <w:rPr>
                    <w:ins w:id="493" w:author="USER1" w:date="2020-12-21T11:16:00Z"/>
                  </w:rPr>
                </w:rPrChange>
              </w:rPr>
            </w:pPr>
            <w:ins w:id="494" w:author="USER1" w:date="2020-12-21T11:16:00Z">
              <w:r w:rsidRPr="004B35D9">
                <w:rPr>
                  <w:rFonts w:ascii="Times New Roman" w:hAnsi="Times New Roman" w:cs="Times New Roman"/>
                  <w:sz w:val="24"/>
                  <w:szCs w:val="24"/>
                  <w:rPrChange w:id="495" w:author="USER1" w:date="2020-12-21T11:17:00Z">
                    <w:rPr/>
                  </w:rPrChange>
                </w:rPr>
                <w:t>50</w:t>
              </w:r>
            </w:ins>
          </w:p>
        </w:tc>
        <w:tc>
          <w:tcPr>
            <w:tcW w:w="3115" w:type="dxa"/>
          </w:tcPr>
          <w:p w14:paraId="343D516E" w14:textId="77777777" w:rsidR="004B35D9" w:rsidRPr="004B35D9" w:rsidRDefault="004B35D9" w:rsidP="002C4398">
            <w:pPr>
              <w:rPr>
                <w:ins w:id="496" w:author="USER1" w:date="2020-12-21T11:16:00Z"/>
                <w:rFonts w:ascii="Times New Roman" w:hAnsi="Times New Roman" w:cs="Times New Roman"/>
                <w:sz w:val="24"/>
                <w:szCs w:val="24"/>
                <w:rPrChange w:id="497" w:author="USER1" w:date="2020-12-21T11:17:00Z">
                  <w:rPr>
                    <w:ins w:id="498" w:author="USER1" w:date="2020-12-21T11:16:00Z"/>
                  </w:rPr>
                </w:rPrChange>
              </w:rPr>
            </w:pPr>
            <w:proofErr w:type="spellStart"/>
            <w:ins w:id="499" w:author="USER1" w:date="2020-12-21T11:16:00Z">
              <w:r w:rsidRPr="004B35D9">
                <w:rPr>
                  <w:rFonts w:ascii="Times New Roman" w:hAnsi="Times New Roman" w:cs="Times New Roman"/>
                  <w:sz w:val="24"/>
                  <w:szCs w:val="24"/>
                  <w:rPrChange w:id="500" w:author="USER1" w:date="2020-12-21T11:17:00Z">
                    <w:rPr/>
                  </w:rPrChange>
                </w:rPr>
                <w:t>Ohm</w:t>
              </w:r>
              <w:proofErr w:type="spellEnd"/>
            </w:ins>
          </w:p>
        </w:tc>
      </w:tr>
      <w:tr w:rsidR="004B35D9" w:rsidRPr="004B35D9" w14:paraId="22061022" w14:textId="77777777" w:rsidTr="004B35D9">
        <w:trPr>
          <w:ins w:id="501" w:author="USER1" w:date="2020-12-21T11:16:00Z"/>
        </w:trPr>
        <w:tc>
          <w:tcPr>
            <w:tcW w:w="3964" w:type="dxa"/>
          </w:tcPr>
          <w:p w14:paraId="07B94045" w14:textId="77777777" w:rsidR="004B35D9" w:rsidRPr="004B35D9" w:rsidRDefault="004B35D9" w:rsidP="002C4398">
            <w:pPr>
              <w:autoSpaceDE w:val="0"/>
              <w:autoSpaceDN w:val="0"/>
              <w:adjustRightInd w:val="0"/>
              <w:rPr>
                <w:ins w:id="502" w:author="USER1" w:date="2020-12-21T11:16:00Z"/>
                <w:rFonts w:ascii="Times New Roman" w:hAnsi="Times New Roman" w:cs="Times New Roman"/>
                <w:color w:val="000000"/>
                <w:sz w:val="24"/>
                <w:szCs w:val="24"/>
                <w:rPrChange w:id="503" w:author="USER1" w:date="2020-12-21T11:17:00Z">
                  <w:rPr>
                    <w:ins w:id="504" w:author="USER1" w:date="2020-12-21T11:16:00Z"/>
                    <w:color w:val="000000"/>
                  </w:rPr>
                </w:rPrChange>
              </w:rPr>
            </w:pPr>
            <w:proofErr w:type="spellStart"/>
            <w:ins w:id="505" w:author="USER1" w:date="2020-12-21T11:16:00Z">
              <w:r w:rsidRPr="004B35D9">
                <w:rPr>
                  <w:rFonts w:ascii="Times New Roman" w:hAnsi="Times New Roman" w:cs="Times New Roman"/>
                  <w:sz w:val="24"/>
                  <w:szCs w:val="24"/>
                  <w:rPrChange w:id="506" w:author="USER1" w:date="2020-12-21T11:17:00Z">
                    <w:rPr/>
                  </w:rPrChange>
                </w:rPr>
                <w:t>Max</w:t>
              </w:r>
              <w:proofErr w:type="spellEnd"/>
              <w:r w:rsidRPr="004B35D9">
                <w:rPr>
                  <w:rFonts w:ascii="Times New Roman" w:hAnsi="Times New Roman" w:cs="Times New Roman"/>
                  <w:sz w:val="24"/>
                  <w:szCs w:val="24"/>
                  <w:rPrChange w:id="507" w:author="USER1" w:date="2020-12-21T11:17:00Z">
                    <w:rPr/>
                  </w:rPrChange>
                </w:rPr>
                <w:t xml:space="preserve">. </w:t>
              </w:r>
              <w:proofErr w:type="spellStart"/>
              <w:r w:rsidRPr="004B35D9">
                <w:rPr>
                  <w:rFonts w:ascii="Times New Roman" w:hAnsi="Times New Roman" w:cs="Times New Roman"/>
                  <w:sz w:val="24"/>
                  <w:szCs w:val="24"/>
                  <w:rPrChange w:id="508" w:author="USER1" w:date="2020-12-21T11:17:00Z">
                    <w:rPr/>
                  </w:rPrChange>
                </w:rPr>
                <w:t>gain</w:t>
              </w:r>
              <w:proofErr w:type="spellEnd"/>
            </w:ins>
          </w:p>
        </w:tc>
        <w:tc>
          <w:tcPr>
            <w:tcW w:w="2266" w:type="dxa"/>
          </w:tcPr>
          <w:p w14:paraId="68E3418C" w14:textId="77777777" w:rsidR="004B35D9" w:rsidRPr="004B35D9" w:rsidRDefault="004B35D9" w:rsidP="002C4398">
            <w:pPr>
              <w:rPr>
                <w:ins w:id="509" w:author="USER1" w:date="2020-12-21T11:16:00Z"/>
                <w:rFonts w:ascii="Times New Roman" w:hAnsi="Times New Roman" w:cs="Times New Roman"/>
                <w:sz w:val="24"/>
                <w:szCs w:val="24"/>
                <w:rPrChange w:id="510" w:author="USER1" w:date="2020-12-21T11:17:00Z">
                  <w:rPr>
                    <w:ins w:id="511" w:author="USER1" w:date="2020-12-21T11:16:00Z"/>
                  </w:rPr>
                </w:rPrChange>
              </w:rPr>
            </w:pPr>
            <w:ins w:id="512" w:author="USER1" w:date="2020-12-21T11:16:00Z">
              <w:r w:rsidRPr="004B35D9">
                <w:rPr>
                  <w:rFonts w:ascii="Times New Roman" w:hAnsi="Times New Roman" w:cs="Times New Roman"/>
                  <w:sz w:val="24"/>
                  <w:szCs w:val="24"/>
                  <w:rPrChange w:id="513" w:author="USER1" w:date="2020-12-21T11:17:00Z">
                    <w:rPr/>
                  </w:rPrChange>
                </w:rPr>
                <w:t>40</w:t>
              </w:r>
            </w:ins>
          </w:p>
        </w:tc>
        <w:tc>
          <w:tcPr>
            <w:tcW w:w="3115" w:type="dxa"/>
          </w:tcPr>
          <w:p w14:paraId="715697AF" w14:textId="77777777" w:rsidR="004B35D9" w:rsidRPr="004B35D9" w:rsidRDefault="004B35D9" w:rsidP="002C4398">
            <w:pPr>
              <w:rPr>
                <w:ins w:id="514" w:author="USER1" w:date="2020-12-21T11:16:00Z"/>
                <w:rFonts w:ascii="Times New Roman" w:hAnsi="Times New Roman" w:cs="Times New Roman"/>
                <w:sz w:val="24"/>
                <w:szCs w:val="24"/>
                <w:rPrChange w:id="515" w:author="USER1" w:date="2020-12-21T11:17:00Z">
                  <w:rPr>
                    <w:ins w:id="516" w:author="USER1" w:date="2020-12-21T11:16:00Z"/>
                  </w:rPr>
                </w:rPrChange>
              </w:rPr>
            </w:pPr>
            <w:proofErr w:type="spellStart"/>
            <w:ins w:id="517" w:author="USER1" w:date="2020-12-21T11:16:00Z">
              <w:r w:rsidRPr="004B35D9">
                <w:rPr>
                  <w:rFonts w:ascii="Times New Roman" w:hAnsi="Times New Roman" w:cs="Times New Roman"/>
                  <w:sz w:val="24"/>
                  <w:szCs w:val="24"/>
                  <w:rPrChange w:id="518" w:author="USER1" w:date="2020-12-21T11:17:00Z">
                    <w:rPr/>
                  </w:rPrChange>
                </w:rPr>
                <w:t>dB</w:t>
              </w:r>
              <w:proofErr w:type="spellEnd"/>
            </w:ins>
          </w:p>
        </w:tc>
      </w:tr>
      <w:tr w:rsidR="004B35D9" w:rsidRPr="004B35D9" w14:paraId="665F7D7C" w14:textId="77777777" w:rsidTr="004B35D9">
        <w:trPr>
          <w:ins w:id="519" w:author="USER1" w:date="2020-12-21T11:16:00Z"/>
        </w:trPr>
        <w:tc>
          <w:tcPr>
            <w:tcW w:w="3964" w:type="dxa"/>
          </w:tcPr>
          <w:p w14:paraId="5DA5B00E" w14:textId="77777777" w:rsidR="004B35D9" w:rsidRPr="004B35D9" w:rsidRDefault="004B35D9" w:rsidP="002C4398">
            <w:pPr>
              <w:autoSpaceDE w:val="0"/>
              <w:autoSpaceDN w:val="0"/>
              <w:adjustRightInd w:val="0"/>
              <w:rPr>
                <w:ins w:id="520" w:author="USER1" w:date="2020-12-21T11:16:00Z"/>
                <w:rFonts w:ascii="Times New Roman" w:hAnsi="Times New Roman" w:cs="Times New Roman"/>
                <w:color w:val="000000"/>
                <w:sz w:val="24"/>
                <w:szCs w:val="24"/>
                <w:rPrChange w:id="521" w:author="USER1" w:date="2020-12-21T11:17:00Z">
                  <w:rPr>
                    <w:ins w:id="522" w:author="USER1" w:date="2020-12-21T11:16:00Z"/>
                    <w:color w:val="000000"/>
                  </w:rPr>
                </w:rPrChange>
              </w:rPr>
            </w:pPr>
            <w:proofErr w:type="spellStart"/>
            <w:ins w:id="523" w:author="USER1" w:date="2020-12-21T11:16:00Z">
              <w:r w:rsidRPr="004B35D9">
                <w:rPr>
                  <w:rFonts w:ascii="Times New Roman" w:hAnsi="Times New Roman" w:cs="Times New Roman"/>
                  <w:sz w:val="24"/>
                  <w:szCs w:val="24"/>
                  <w:rPrChange w:id="524" w:author="USER1" w:date="2020-12-21T11:17:00Z">
                    <w:rPr/>
                  </w:rPrChange>
                </w:rPr>
                <w:t>Power-off</w:t>
              </w:r>
              <w:proofErr w:type="spellEnd"/>
              <w:r w:rsidRPr="004B35D9">
                <w:rPr>
                  <w:rFonts w:ascii="Times New Roman" w:hAnsi="Times New Roman" w:cs="Times New Roman"/>
                  <w:sz w:val="24"/>
                  <w:szCs w:val="24"/>
                  <w:rPrChange w:id="525" w:author="USER1" w:date="2020-12-21T11:17:00Z">
                    <w:rPr/>
                  </w:rPrChange>
                </w:rPr>
                <w:t xml:space="preserve"> </w:t>
              </w:r>
              <w:proofErr w:type="spellStart"/>
              <w:r w:rsidRPr="004B35D9">
                <w:rPr>
                  <w:rFonts w:ascii="Times New Roman" w:hAnsi="Times New Roman" w:cs="Times New Roman"/>
                  <w:sz w:val="24"/>
                  <w:szCs w:val="24"/>
                  <w:rPrChange w:id="526" w:author="USER1" w:date="2020-12-21T11:17:00Z">
                    <w:rPr/>
                  </w:rPrChange>
                </w:rPr>
                <w:t>state</w:t>
              </w:r>
              <w:proofErr w:type="spellEnd"/>
            </w:ins>
          </w:p>
        </w:tc>
        <w:tc>
          <w:tcPr>
            <w:tcW w:w="2266" w:type="dxa"/>
          </w:tcPr>
          <w:p w14:paraId="386002C5" w14:textId="77777777" w:rsidR="004B35D9" w:rsidRPr="004B35D9" w:rsidRDefault="004B35D9" w:rsidP="002C4398">
            <w:pPr>
              <w:rPr>
                <w:ins w:id="527" w:author="USER1" w:date="2020-12-21T11:16:00Z"/>
                <w:rFonts w:ascii="Times New Roman" w:hAnsi="Times New Roman" w:cs="Times New Roman"/>
                <w:sz w:val="24"/>
                <w:szCs w:val="24"/>
                <w:rPrChange w:id="528" w:author="USER1" w:date="2020-12-21T11:17:00Z">
                  <w:rPr>
                    <w:ins w:id="529" w:author="USER1" w:date="2020-12-21T11:16:00Z"/>
                  </w:rPr>
                </w:rPrChange>
              </w:rPr>
            </w:pPr>
            <w:proofErr w:type="spellStart"/>
            <w:ins w:id="530" w:author="USER1" w:date="2020-12-21T11:16:00Z">
              <w:r w:rsidRPr="004B35D9">
                <w:rPr>
                  <w:rFonts w:ascii="Times New Roman" w:hAnsi="Times New Roman" w:cs="Times New Roman"/>
                  <w:sz w:val="24"/>
                  <w:szCs w:val="24"/>
                  <w:rPrChange w:id="531" w:author="USER1" w:date="2020-12-21T11:17:00Z">
                    <w:rPr/>
                  </w:rPrChange>
                </w:rPr>
                <w:t>bypass</w:t>
              </w:r>
              <w:proofErr w:type="spellEnd"/>
            </w:ins>
          </w:p>
        </w:tc>
        <w:tc>
          <w:tcPr>
            <w:tcW w:w="3115" w:type="dxa"/>
          </w:tcPr>
          <w:p w14:paraId="565718CE" w14:textId="77777777" w:rsidR="004B35D9" w:rsidRPr="004B35D9" w:rsidRDefault="004B35D9" w:rsidP="002C4398">
            <w:pPr>
              <w:rPr>
                <w:ins w:id="532" w:author="USER1" w:date="2020-12-21T11:16:00Z"/>
                <w:rFonts w:ascii="Times New Roman" w:hAnsi="Times New Roman" w:cs="Times New Roman"/>
                <w:sz w:val="24"/>
                <w:szCs w:val="24"/>
                <w:rPrChange w:id="533" w:author="USER1" w:date="2020-12-21T11:17:00Z">
                  <w:rPr>
                    <w:ins w:id="534" w:author="USER1" w:date="2020-12-21T11:16:00Z"/>
                  </w:rPr>
                </w:rPrChange>
              </w:rPr>
            </w:pPr>
          </w:p>
        </w:tc>
      </w:tr>
      <w:tr w:rsidR="004B35D9" w:rsidRPr="004B35D9" w14:paraId="2C24C309" w14:textId="77777777" w:rsidTr="004B35D9">
        <w:trPr>
          <w:ins w:id="535" w:author="USER1" w:date="2020-12-21T11:16:00Z"/>
        </w:trPr>
        <w:tc>
          <w:tcPr>
            <w:tcW w:w="3964" w:type="dxa"/>
          </w:tcPr>
          <w:p w14:paraId="785DF867" w14:textId="77777777" w:rsidR="004B35D9" w:rsidRPr="004B35D9" w:rsidRDefault="004B35D9" w:rsidP="002C4398">
            <w:pPr>
              <w:autoSpaceDE w:val="0"/>
              <w:autoSpaceDN w:val="0"/>
              <w:adjustRightInd w:val="0"/>
              <w:rPr>
                <w:ins w:id="536" w:author="USER1" w:date="2020-12-21T11:16:00Z"/>
                <w:rFonts w:ascii="Times New Roman" w:hAnsi="Times New Roman" w:cs="Times New Roman"/>
                <w:color w:val="000000"/>
                <w:sz w:val="24"/>
                <w:szCs w:val="24"/>
                <w:rPrChange w:id="537" w:author="USER1" w:date="2020-12-21T11:17:00Z">
                  <w:rPr>
                    <w:ins w:id="538" w:author="USER1" w:date="2020-12-21T11:16:00Z"/>
                    <w:color w:val="000000"/>
                  </w:rPr>
                </w:rPrChange>
              </w:rPr>
            </w:pPr>
            <w:proofErr w:type="spellStart"/>
            <w:ins w:id="539" w:author="USER1" w:date="2020-12-21T11:16:00Z">
              <w:r w:rsidRPr="004B35D9">
                <w:rPr>
                  <w:rFonts w:ascii="Times New Roman" w:hAnsi="Times New Roman" w:cs="Times New Roman"/>
                  <w:sz w:val="24"/>
                  <w:szCs w:val="24"/>
                  <w:rPrChange w:id="540" w:author="USER1" w:date="2020-12-21T11:17:00Z">
                    <w:rPr/>
                  </w:rPrChange>
                </w:rPr>
                <w:t>Bypass</w:t>
              </w:r>
              <w:proofErr w:type="spellEnd"/>
              <w:r w:rsidRPr="004B35D9">
                <w:rPr>
                  <w:rFonts w:ascii="Times New Roman" w:hAnsi="Times New Roman" w:cs="Times New Roman"/>
                  <w:sz w:val="24"/>
                  <w:szCs w:val="24"/>
                  <w:rPrChange w:id="541" w:author="USER1" w:date="2020-12-21T11:17:00Z">
                    <w:rPr/>
                  </w:rPrChange>
                </w:rPr>
                <w:t xml:space="preserve"> </w:t>
              </w:r>
              <w:proofErr w:type="spellStart"/>
              <w:r w:rsidRPr="004B35D9">
                <w:rPr>
                  <w:rFonts w:ascii="Times New Roman" w:hAnsi="Times New Roman" w:cs="Times New Roman"/>
                  <w:sz w:val="24"/>
                  <w:szCs w:val="24"/>
                  <w:rPrChange w:id="542" w:author="USER1" w:date="2020-12-21T11:17:00Z">
                    <w:rPr/>
                  </w:rPrChange>
                </w:rPr>
                <w:t>attenuation</w:t>
              </w:r>
              <w:proofErr w:type="spellEnd"/>
            </w:ins>
          </w:p>
        </w:tc>
        <w:tc>
          <w:tcPr>
            <w:tcW w:w="2266" w:type="dxa"/>
          </w:tcPr>
          <w:p w14:paraId="480F7902" w14:textId="77777777" w:rsidR="004B35D9" w:rsidRPr="004B35D9" w:rsidRDefault="004B35D9" w:rsidP="002C4398">
            <w:pPr>
              <w:rPr>
                <w:ins w:id="543" w:author="USER1" w:date="2020-12-21T11:16:00Z"/>
                <w:rFonts w:ascii="Times New Roman" w:hAnsi="Times New Roman" w:cs="Times New Roman"/>
                <w:sz w:val="24"/>
                <w:szCs w:val="24"/>
                <w:rPrChange w:id="544" w:author="USER1" w:date="2020-12-21T11:17:00Z">
                  <w:rPr>
                    <w:ins w:id="545" w:author="USER1" w:date="2020-12-21T11:16:00Z"/>
                  </w:rPr>
                </w:rPrChange>
              </w:rPr>
            </w:pPr>
            <w:ins w:id="546" w:author="USER1" w:date="2020-12-21T11:16:00Z">
              <w:r w:rsidRPr="004B35D9">
                <w:rPr>
                  <w:rFonts w:ascii="Times New Roman" w:hAnsi="Times New Roman" w:cs="Times New Roman"/>
                  <w:sz w:val="24"/>
                  <w:szCs w:val="24"/>
                  <w:rPrChange w:id="547" w:author="USER1" w:date="2020-12-21T11:17:00Z">
                    <w:rPr/>
                  </w:rPrChange>
                </w:rPr>
                <w:t>&lt;0.5</w:t>
              </w:r>
            </w:ins>
          </w:p>
        </w:tc>
        <w:tc>
          <w:tcPr>
            <w:tcW w:w="3115" w:type="dxa"/>
          </w:tcPr>
          <w:p w14:paraId="14A229A8" w14:textId="77777777" w:rsidR="004B35D9" w:rsidRPr="004B35D9" w:rsidRDefault="004B35D9" w:rsidP="002C4398">
            <w:pPr>
              <w:rPr>
                <w:ins w:id="548" w:author="USER1" w:date="2020-12-21T11:16:00Z"/>
                <w:rFonts w:ascii="Times New Roman" w:hAnsi="Times New Roman" w:cs="Times New Roman"/>
                <w:sz w:val="24"/>
                <w:szCs w:val="24"/>
                <w:rPrChange w:id="549" w:author="USER1" w:date="2020-12-21T11:17:00Z">
                  <w:rPr>
                    <w:ins w:id="550" w:author="USER1" w:date="2020-12-21T11:16:00Z"/>
                  </w:rPr>
                </w:rPrChange>
              </w:rPr>
            </w:pPr>
            <w:proofErr w:type="spellStart"/>
            <w:ins w:id="551" w:author="USER1" w:date="2020-12-21T11:16:00Z">
              <w:r w:rsidRPr="004B35D9">
                <w:rPr>
                  <w:rFonts w:ascii="Times New Roman" w:hAnsi="Times New Roman" w:cs="Times New Roman"/>
                  <w:sz w:val="24"/>
                  <w:szCs w:val="24"/>
                  <w:rPrChange w:id="552" w:author="USER1" w:date="2020-12-21T11:17:00Z">
                    <w:rPr/>
                  </w:rPrChange>
                </w:rPr>
                <w:t>dB</w:t>
              </w:r>
              <w:proofErr w:type="spellEnd"/>
            </w:ins>
          </w:p>
        </w:tc>
      </w:tr>
      <w:tr w:rsidR="004B35D9" w:rsidRPr="004B35D9" w14:paraId="3C5518A8" w14:textId="77777777" w:rsidTr="004B35D9">
        <w:trPr>
          <w:ins w:id="553" w:author="USER1" w:date="2020-12-21T11:16:00Z"/>
        </w:trPr>
        <w:tc>
          <w:tcPr>
            <w:tcW w:w="3964" w:type="dxa"/>
          </w:tcPr>
          <w:p w14:paraId="195B022B" w14:textId="77777777" w:rsidR="004B35D9" w:rsidRPr="004B35D9" w:rsidRDefault="004B35D9" w:rsidP="002C4398">
            <w:pPr>
              <w:autoSpaceDE w:val="0"/>
              <w:autoSpaceDN w:val="0"/>
              <w:adjustRightInd w:val="0"/>
              <w:rPr>
                <w:ins w:id="554" w:author="USER1" w:date="2020-12-21T11:16:00Z"/>
                <w:rFonts w:ascii="Times New Roman" w:hAnsi="Times New Roman" w:cs="Times New Roman"/>
                <w:color w:val="000000"/>
                <w:sz w:val="24"/>
                <w:szCs w:val="24"/>
                <w:rPrChange w:id="555" w:author="USER1" w:date="2020-12-21T11:17:00Z">
                  <w:rPr>
                    <w:ins w:id="556" w:author="USER1" w:date="2020-12-21T11:16:00Z"/>
                    <w:color w:val="000000"/>
                  </w:rPr>
                </w:rPrChange>
              </w:rPr>
            </w:pPr>
            <w:proofErr w:type="spellStart"/>
            <w:ins w:id="557" w:author="USER1" w:date="2020-12-21T11:16:00Z">
              <w:r w:rsidRPr="004B35D9">
                <w:rPr>
                  <w:rFonts w:ascii="Times New Roman" w:hAnsi="Times New Roman" w:cs="Times New Roman"/>
                  <w:sz w:val="24"/>
                  <w:szCs w:val="24"/>
                  <w:rPrChange w:id="558" w:author="USER1" w:date="2020-12-21T11:17:00Z">
                    <w:rPr/>
                  </w:rPrChange>
                </w:rPr>
                <w:t>Noise</w:t>
              </w:r>
              <w:proofErr w:type="spellEnd"/>
              <w:r w:rsidRPr="004B35D9">
                <w:rPr>
                  <w:rFonts w:ascii="Times New Roman" w:hAnsi="Times New Roman" w:cs="Times New Roman"/>
                  <w:sz w:val="24"/>
                  <w:szCs w:val="24"/>
                  <w:rPrChange w:id="559" w:author="USER1" w:date="2020-12-21T11:17:00Z">
                    <w:rPr/>
                  </w:rPrChange>
                </w:rPr>
                <w:t xml:space="preserve"> </w:t>
              </w:r>
              <w:proofErr w:type="spellStart"/>
              <w:r w:rsidRPr="004B35D9">
                <w:rPr>
                  <w:rFonts w:ascii="Times New Roman" w:hAnsi="Times New Roman" w:cs="Times New Roman"/>
                  <w:sz w:val="24"/>
                  <w:szCs w:val="24"/>
                  <w:rPrChange w:id="560" w:author="USER1" w:date="2020-12-21T11:17:00Z">
                    <w:rPr/>
                  </w:rPrChange>
                </w:rPr>
                <w:t>figure</w:t>
              </w:r>
              <w:proofErr w:type="spellEnd"/>
              <w:r w:rsidRPr="004B35D9">
                <w:rPr>
                  <w:rFonts w:ascii="Times New Roman" w:hAnsi="Times New Roman" w:cs="Times New Roman"/>
                  <w:sz w:val="24"/>
                  <w:szCs w:val="24"/>
                  <w:rPrChange w:id="561" w:author="USER1" w:date="2020-12-21T11:17:00Z">
                    <w:rPr/>
                  </w:rPrChange>
                </w:rPr>
                <w:t xml:space="preserve">, 10-100 </w:t>
              </w:r>
              <w:proofErr w:type="spellStart"/>
              <w:r w:rsidRPr="004B35D9">
                <w:rPr>
                  <w:rFonts w:ascii="Times New Roman" w:hAnsi="Times New Roman" w:cs="Times New Roman"/>
                  <w:sz w:val="24"/>
                  <w:szCs w:val="24"/>
                  <w:rPrChange w:id="562" w:author="USER1" w:date="2020-12-21T11:17:00Z">
                    <w:rPr/>
                  </w:rPrChange>
                </w:rPr>
                <w:t>MHz</w:t>
              </w:r>
              <w:proofErr w:type="spellEnd"/>
            </w:ins>
          </w:p>
        </w:tc>
        <w:tc>
          <w:tcPr>
            <w:tcW w:w="2266" w:type="dxa"/>
          </w:tcPr>
          <w:p w14:paraId="536EF38D" w14:textId="77777777" w:rsidR="004B35D9" w:rsidRPr="004B35D9" w:rsidRDefault="004B35D9" w:rsidP="002C4398">
            <w:pPr>
              <w:rPr>
                <w:ins w:id="563" w:author="USER1" w:date="2020-12-21T11:16:00Z"/>
                <w:rFonts w:ascii="Times New Roman" w:hAnsi="Times New Roman" w:cs="Times New Roman"/>
                <w:sz w:val="24"/>
                <w:szCs w:val="24"/>
                <w:rPrChange w:id="564" w:author="USER1" w:date="2020-12-21T11:17:00Z">
                  <w:rPr>
                    <w:ins w:id="565" w:author="USER1" w:date="2020-12-21T11:16:00Z"/>
                  </w:rPr>
                </w:rPrChange>
              </w:rPr>
            </w:pPr>
            <w:ins w:id="566" w:author="USER1" w:date="2020-12-21T11:16:00Z">
              <w:r w:rsidRPr="004B35D9">
                <w:rPr>
                  <w:rFonts w:ascii="Times New Roman" w:hAnsi="Times New Roman" w:cs="Times New Roman"/>
                  <w:sz w:val="24"/>
                  <w:szCs w:val="24"/>
                  <w:rPrChange w:id="567" w:author="USER1" w:date="2020-12-21T11:17:00Z">
                    <w:rPr/>
                  </w:rPrChange>
                </w:rPr>
                <w:t>&lt;1</w:t>
              </w:r>
            </w:ins>
          </w:p>
        </w:tc>
        <w:tc>
          <w:tcPr>
            <w:tcW w:w="3115" w:type="dxa"/>
          </w:tcPr>
          <w:p w14:paraId="62825072" w14:textId="77777777" w:rsidR="004B35D9" w:rsidRPr="004B35D9" w:rsidRDefault="004B35D9" w:rsidP="002C4398">
            <w:pPr>
              <w:rPr>
                <w:ins w:id="568" w:author="USER1" w:date="2020-12-21T11:16:00Z"/>
                <w:rFonts w:ascii="Times New Roman" w:hAnsi="Times New Roman" w:cs="Times New Roman"/>
                <w:sz w:val="24"/>
                <w:szCs w:val="24"/>
                <w:rPrChange w:id="569" w:author="USER1" w:date="2020-12-21T11:17:00Z">
                  <w:rPr>
                    <w:ins w:id="570" w:author="USER1" w:date="2020-12-21T11:16:00Z"/>
                  </w:rPr>
                </w:rPrChange>
              </w:rPr>
            </w:pPr>
            <w:proofErr w:type="spellStart"/>
            <w:ins w:id="571" w:author="USER1" w:date="2020-12-21T11:16:00Z">
              <w:r w:rsidRPr="004B35D9">
                <w:rPr>
                  <w:rFonts w:ascii="Times New Roman" w:hAnsi="Times New Roman" w:cs="Times New Roman"/>
                  <w:sz w:val="24"/>
                  <w:szCs w:val="24"/>
                  <w:rPrChange w:id="572" w:author="USER1" w:date="2020-12-21T11:17:00Z">
                    <w:rPr/>
                  </w:rPrChange>
                </w:rPr>
                <w:t>dB</w:t>
              </w:r>
              <w:proofErr w:type="spellEnd"/>
            </w:ins>
          </w:p>
        </w:tc>
      </w:tr>
      <w:tr w:rsidR="004B35D9" w:rsidRPr="004B35D9" w14:paraId="7C090BDA" w14:textId="77777777" w:rsidTr="004B35D9">
        <w:trPr>
          <w:ins w:id="573" w:author="USER1" w:date="2020-12-21T11:16:00Z"/>
        </w:trPr>
        <w:tc>
          <w:tcPr>
            <w:tcW w:w="3964" w:type="dxa"/>
          </w:tcPr>
          <w:p w14:paraId="279FA672" w14:textId="77777777" w:rsidR="004B35D9" w:rsidRPr="004B35D9" w:rsidRDefault="004B35D9" w:rsidP="002C4398">
            <w:pPr>
              <w:autoSpaceDE w:val="0"/>
              <w:autoSpaceDN w:val="0"/>
              <w:adjustRightInd w:val="0"/>
              <w:rPr>
                <w:ins w:id="574" w:author="USER1" w:date="2020-12-21T11:16:00Z"/>
                <w:rFonts w:ascii="Times New Roman" w:hAnsi="Times New Roman" w:cs="Times New Roman"/>
                <w:color w:val="000000"/>
                <w:sz w:val="24"/>
                <w:szCs w:val="24"/>
                <w:rPrChange w:id="575" w:author="USER1" w:date="2020-12-21T11:17:00Z">
                  <w:rPr>
                    <w:ins w:id="576" w:author="USER1" w:date="2020-12-21T11:16:00Z"/>
                    <w:color w:val="000000"/>
                  </w:rPr>
                </w:rPrChange>
              </w:rPr>
            </w:pPr>
            <w:proofErr w:type="spellStart"/>
            <w:ins w:id="577" w:author="USER1" w:date="2020-12-21T11:16:00Z">
              <w:r w:rsidRPr="004B35D9">
                <w:rPr>
                  <w:rFonts w:ascii="Times New Roman" w:hAnsi="Times New Roman" w:cs="Times New Roman"/>
                  <w:sz w:val="24"/>
                  <w:szCs w:val="24"/>
                  <w:rPrChange w:id="578" w:author="USER1" w:date="2020-12-21T11:17:00Z">
                    <w:rPr/>
                  </w:rPrChange>
                </w:rPr>
                <w:t>Gain</w:t>
              </w:r>
              <w:proofErr w:type="spellEnd"/>
              <w:r w:rsidRPr="004B35D9">
                <w:rPr>
                  <w:rFonts w:ascii="Times New Roman" w:hAnsi="Times New Roman" w:cs="Times New Roman"/>
                  <w:sz w:val="24"/>
                  <w:szCs w:val="24"/>
                  <w:rPrChange w:id="579" w:author="USER1" w:date="2020-12-21T11:17:00Z">
                    <w:rPr/>
                  </w:rPrChange>
                </w:rPr>
                <w:t xml:space="preserve"> </w:t>
              </w:r>
              <w:proofErr w:type="spellStart"/>
              <w:r w:rsidRPr="004B35D9">
                <w:rPr>
                  <w:rFonts w:ascii="Times New Roman" w:hAnsi="Times New Roman" w:cs="Times New Roman"/>
                  <w:sz w:val="24"/>
                  <w:szCs w:val="24"/>
                  <w:rPrChange w:id="580" w:author="USER1" w:date="2020-12-21T11:17:00Z">
                    <w:rPr/>
                  </w:rPrChange>
                </w:rPr>
                <w:t>Flatness</w:t>
              </w:r>
              <w:proofErr w:type="spellEnd"/>
              <w:r w:rsidRPr="004B35D9">
                <w:rPr>
                  <w:rFonts w:ascii="Times New Roman" w:hAnsi="Times New Roman" w:cs="Times New Roman"/>
                  <w:sz w:val="24"/>
                  <w:szCs w:val="24"/>
                  <w:rPrChange w:id="581" w:author="USER1" w:date="2020-12-21T11:17:00Z">
                    <w:rPr/>
                  </w:rPrChange>
                </w:rPr>
                <w:t xml:space="preserve">, 10-100 </w:t>
              </w:r>
              <w:proofErr w:type="spellStart"/>
              <w:r w:rsidRPr="004B35D9">
                <w:rPr>
                  <w:rFonts w:ascii="Times New Roman" w:hAnsi="Times New Roman" w:cs="Times New Roman"/>
                  <w:sz w:val="24"/>
                  <w:szCs w:val="24"/>
                  <w:rPrChange w:id="582" w:author="USER1" w:date="2020-12-21T11:17:00Z">
                    <w:rPr/>
                  </w:rPrChange>
                </w:rPr>
                <w:t>MHz</w:t>
              </w:r>
              <w:proofErr w:type="spellEnd"/>
            </w:ins>
          </w:p>
        </w:tc>
        <w:tc>
          <w:tcPr>
            <w:tcW w:w="2266" w:type="dxa"/>
          </w:tcPr>
          <w:p w14:paraId="32C12CD8" w14:textId="77777777" w:rsidR="004B35D9" w:rsidRPr="004B35D9" w:rsidRDefault="004B35D9" w:rsidP="002C4398">
            <w:pPr>
              <w:rPr>
                <w:ins w:id="583" w:author="USER1" w:date="2020-12-21T11:16:00Z"/>
                <w:rFonts w:ascii="Times New Roman" w:hAnsi="Times New Roman" w:cs="Times New Roman"/>
                <w:sz w:val="24"/>
                <w:szCs w:val="24"/>
                <w:rPrChange w:id="584" w:author="USER1" w:date="2020-12-21T11:17:00Z">
                  <w:rPr>
                    <w:ins w:id="585" w:author="USER1" w:date="2020-12-21T11:16:00Z"/>
                  </w:rPr>
                </w:rPrChange>
              </w:rPr>
            </w:pPr>
            <w:ins w:id="586" w:author="USER1" w:date="2020-12-21T11:16:00Z">
              <w:r w:rsidRPr="004B35D9">
                <w:rPr>
                  <w:rFonts w:ascii="Times New Roman" w:hAnsi="Times New Roman" w:cs="Times New Roman"/>
                  <w:sz w:val="24"/>
                  <w:szCs w:val="24"/>
                  <w:rPrChange w:id="587" w:author="USER1" w:date="2020-12-21T11:17:00Z">
                    <w:rPr/>
                  </w:rPrChange>
                </w:rPr>
                <w:t>&lt;2</w:t>
              </w:r>
            </w:ins>
          </w:p>
        </w:tc>
        <w:tc>
          <w:tcPr>
            <w:tcW w:w="3115" w:type="dxa"/>
          </w:tcPr>
          <w:p w14:paraId="37E2349C" w14:textId="77777777" w:rsidR="004B35D9" w:rsidRPr="004B35D9" w:rsidRDefault="004B35D9" w:rsidP="002C4398">
            <w:pPr>
              <w:rPr>
                <w:ins w:id="588" w:author="USER1" w:date="2020-12-21T11:16:00Z"/>
                <w:rFonts w:ascii="Times New Roman" w:hAnsi="Times New Roman" w:cs="Times New Roman"/>
                <w:sz w:val="24"/>
                <w:szCs w:val="24"/>
                <w:rPrChange w:id="589" w:author="USER1" w:date="2020-12-21T11:17:00Z">
                  <w:rPr>
                    <w:ins w:id="590" w:author="USER1" w:date="2020-12-21T11:16:00Z"/>
                  </w:rPr>
                </w:rPrChange>
              </w:rPr>
            </w:pPr>
            <w:proofErr w:type="spellStart"/>
            <w:ins w:id="591" w:author="USER1" w:date="2020-12-21T11:16:00Z">
              <w:r w:rsidRPr="004B35D9">
                <w:rPr>
                  <w:rFonts w:ascii="Times New Roman" w:hAnsi="Times New Roman" w:cs="Times New Roman"/>
                  <w:sz w:val="24"/>
                  <w:szCs w:val="24"/>
                  <w:rPrChange w:id="592" w:author="USER1" w:date="2020-12-21T11:17:00Z">
                    <w:rPr/>
                  </w:rPrChange>
                </w:rPr>
                <w:t>dB</w:t>
              </w:r>
              <w:proofErr w:type="spellEnd"/>
            </w:ins>
          </w:p>
        </w:tc>
      </w:tr>
      <w:tr w:rsidR="004B35D9" w:rsidRPr="004B35D9" w14:paraId="64C1F2A6" w14:textId="77777777" w:rsidTr="004B35D9">
        <w:trPr>
          <w:ins w:id="593" w:author="USER1" w:date="2020-12-21T11:16:00Z"/>
        </w:trPr>
        <w:tc>
          <w:tcPr>
            <w:tcW w:w="3964" w:type="dxa"/>
          </w:tcPr>
          <w:p w14:paraId="02189978" w14:textId="77777777" w:rsidR="004B35D9" w:rsidRPr="004B35D9" w:rsidRDefault="004B35D9" w:rsidP="002C4398">
            <w:pPr>
              <w:autoSpaceDE w:val="0"/>
              <w:autoSpaceDN w:val="0"/>
              <w:adjustRightInd w:val="0"/>
              <w:rPr>
                <w:ins w:id="594" w:author="USER1" w:date="2020-12-21T11:16:00Z"/>
                <w:rFonts w:ascii="Times New Roman" w:hAnsi="Times New Roman" w:cs="Times New Roman"/>
                <w:color w:val="000000"/>
                <w:sz w:val="24"/>
                <w:szCs w:val="24"/>
                <w:rPrChange w:id="595" w:author="USER1" w:date="2020-12-21T11:17:00Z">
                  <w:rPr>
                    <w:ins w:id="596" w:author="USER1" w:date="2020-12-21T11:16:00Z"/>
                    <w:color w:val="000000"/>
                  </w:rPr>
                </w:rPrChange>
              </w:rPr>
            </w:pPr>
            <w:proofErr w:type="spellStart"/>
            <w:ins w:id="597" w:author="USER1" w:date="2020-12-21T11:16:00Z">
              <w:r w:rsidRPr="004B35D9">
                <w:rPr>
                  <w:rFonts w:ascii="Times New Roman" w:hAnsi="Times New Roman" w:cs="Times New Roman"/>
                  <w:sz w:val="24"/>
                  <w:szCs w:val="24"/>
                  <w:rPrChange w:id="598" w:author="USER1" w:date="2020-12-21T11:17:00Z">
                    <w:rPr/>
                  </w:rPrChange>
                </w:rPr>
                <w:t>Amplifier</w:t>
              </w:r>
              <w:proofErr w:type="spellEnd"/>
              <w:r w:rsidRPr="004B35D9">
                <w:rPr>
                  <w:rFonts w:ascii="Times New Roman" w:hAnsi="Times New Roman" w:cs="Times New Roman"/>
                  <w:sz w:val="24"/>
                  <w:szCs w:val="24"/>
                  <w:rPrChange w:id="599" w:author="USER1" w:date="2020-12-21T11:17:00Z">
                    <w:rPr/>
                  </w:rPrChange>
                </w:rPr>
                <w:t xml:space="preserve"> </w:t>
              </w:r>
              <w:proofErr w:type="spellStart"/>
              <w:r w:rsidRPr="004B35D9">
                <w:rPr>
                  <w:rFonts w:ascii="Times New Roman" w:hAnsi="Times New Roman" w:cs="Times New Roman"/>
                  <w:sz w:val="24"/>
                  <w:szCs w:val="24"/>
                  <w:rPrChange w:id="600" w:author="USER1" w:date="2020-12-21T11:17:00Z">
                    <w:rPr/>
                  </w:rPrChange>
                </w:rPr>
                <w:t>input</w:t>
              </w:r>
              <w:proofErr w:type="spellEnd"/>
              <w:r w:rsidRPr="004B35D9">
                <w:rPr>
                  <w:rFonts w:ascii="Times New Roman" w:hAnsi="Times New Roman" w:cs="Times New Roman"/>
                  <w:sz w:val="24"/>
                  <w:szCs w:val="24"/>
                  <w:rPrChange w:id="601" w:author="USER1" w:date="2020-12-21T11:17:00Z">
                    <w:rPr/>
                  </w:rPrChange>
                </w:rPr>
                <w:t xml:space="preserve"> </w:t>
              </w:r>
              <w:proofErr w:type="spellStart"/>
              <w:r w:rsidRPr="004B35D9">
                <w:rPr>
                  <w:rFonts w:ascii="Times New Roman" w:hAnsi="Times New Roman" w:cs="Times New Roman"/>
                  <w:sz w:val="24"/>
                  <w:szCs w:val="24"/>
                  <w:rPrChange w:id="602" w:author="USER1" w:date="2020-12-21T11:17:00Z">
                    <w:rPr/>
                  </w:rPrChange>
                </w:rPr>
                <w:t>matching</w:t>
              </w:r>
              <w:proofErr w:type="spellEnd"/>
              <w:r w:rsidRPr="004B35D9">
                <w:rPr>
                  <w:rFonts w:ascii="Times New Roman" w:hAnsi="Times New Roman" w:cs="Times New Roman"/>
                  <w:sz w:val="24"/>
                  <w:szCs w:val="24"/>
                  <w:rPrChange w:id="603" w:author="USER1" w:date="2020-12-21T11:17:00Z">
                    <w:rPr/>
                  </w:rPrChange>
                </w:rPr>
                <w:t xml:space="preserve"> VSWR</w:t>
              </w:r>
            </w:ins>
          </w:p>
        </w:tc>
        <w:tc>
          <w:tcPr>
            <w:tcW w:w="2266" w:type="dxa"/>
          </w:tcPr>
          <w:p w14:paraId="04C43A08" w14:textId="77777777" w:rsidR="004B35D9" w:rsidRPr="004B35D9" w:rsidRDefault="004B35D9" w:rsidP="002C4398">
            <w:pPr>
              <w:rPr>
                <w:ins w:id="604" w:author="USER1" w:date="2020-12-21T11:16:00Z"/>
                <w:rFonts w:ascii="Times New Roman" w:hAnsi="Times New Roman" w:cs="Times New Roman"/>
                <w:sz w:val="24"/>
                <w:szCs w:val="24"/>
                <w:rPrChange w:id="605" w:author="USER1" w:date="2020-12-21T11:17:00Z">
                  <w:rPr>
                    <w:ins w:id="606" w:author="USER1" w:date="2020-12-21T11:16:00Z"/>
                  </w:rPr>
                </w:rPrChange>
              </w:rPr>
            </w:pPr>
            <w:ins w:id="607" w:author="USER1" w:date="2020-12-21T11:16:00Z">
              <w:r w:rsidRPr="004B35D9">
                <w:rPr>
                  <w:rFonts w:ascii="Times New Roman" w:hAnsi="Times New Roman" w:cs="Times New Roman"/>
                  <w:sz w:val="24"/>
                  <w:szCs w:val="24"/>
                  <w:rPrChange w:id="608" w:author="USER1" w:date="2020-12-21T11:17:00Z">
                    <w:rPr/>
                  </w:rPrChange>
                </w:rPr>
                <w:t>1.5</w:t>
              </w:r>
            </w:ins>
          </w:p>
        </w:tc>
        <w:tc>
          <w:tcPr>
            <w:tcW w:w="3115" w:type="dxa"/>
          </w:tcPr>
          <w:p w14:paraId="76F3098A" w14:textId="77777777" w:rsidR="004B35D9" w:rsidRPr="004B35D9" w:rsidRDefault="004B35D9" w:rsidP="002C4398">
            <w:pPr>
              <w:rPr>
                <w:ins w:id="609" w:author="USER1" w:date="2020-12-21T11:16:00Z"/>
                <w:rFonts w:ascii="Times New Roman" w:hAnsi="Times New Roman" w:cs="Times New Roman"/>
                <w:sz w:val="24"/>
                <w:szCs w:val="24"/>
                <w:rPrChange w:id="610" w:author="USER1" w:date="2020-12-21T11:17:00Z">
                  <w:rPr>
                    <w:ins w:id="611" w:author="USER1" w:date="2020-12-21T11:16:00Z"/>
                  </w:rPr>
                </w:rPrChange>
              </w:rPr>
            </w:pPr>
          </w:p>
        </w:tc>
      </w:tr>
      <w:tr w:rsidR="004B35D9" w:rsidRPr="004B35D9" w14:paraId="0A39A6D1" w14:textId="77777777" w:rsidTr="004B35D9">
        <w:trPr>
          <w:ins w:id="612" w:author="USER1" w:date="2020-12-21T11:16:00Z"/>
        </w:trPr>
        <w:tc>
          <w:tcPr>
            <w:tcW w:w="3964" w:type="dxa"/>
          </w:tcPr>
          <w:p w14:paraId="7F86C136" w14:textId="77777777" w:rsidR="004B35D9" w:rsidRPr="004B35D9" w:rsidRDefault="004B35D9" w:rsidP="002C4398">
            <w:pPr>
              <w:autoSpaceDE w:val="0"/>
              <w:autoSpaceDN w:val="0"/>
              <w:adjustRightInd w:val="0"/>
              <w:rPr>
                <w:ins w:id="613" w:author="USER1" w:date="2020-12-21T11:16:00Z"/>
                <w:rFonts w:ascii="Times New Roman" w:hAnsi="Times New Roman" w:cs="Times New Roman"/>
                <w:color w:val="000000"/>
                <w:sz w:val="24"/>
                <w:szCs w:val="24"/>
                <w:rPrChange w:id="614" w:author="USER1" w:date="2020-12-21T11:17:00Z">
                  <w:rPr>
                    <w:ins w:id="615" w:author="USER1" w:date="2020-12-21T11:16:00Z"/>
                    <w:color w:val="000000"/>
                  </w:rPr>
                </w:rPrChange>
              </w:rPr>
            </w:pPr>
            <w:proofErr w:type="spellStart"/>
            <w:ins w:id="616" w:author="USER1" w:date="2020-12-21T11:16:00Z">
              <w:r w:rsidRPr="004B35D9">
                <w:rPr>
                  <w:rFonts w:ascii="Times New Roman" w:hAnsi="Times New Roman" w:cs="Times New Roman"/>
                  <w:sz w:val="24"/>
                  <w:szCs w:val="24"/>
                  <w:rPrChange w:id="617" w:author="USER1" w:date="2020-12-21T11:17:00Z">
                    <w:rPr/>
                  </w:rPrChange>
                </w:rPr>
                <w:t>Amplifier</w:t>
              </w:r>
              <w:proofErr w:type="spellEnd"/>
              <w:r w:rsidRPr="004B35D9">
                <w:rPr>
                  <w:rFonts w:ascii="Times New Roman" w:hAnsi="Times New Roman" w:cs="Times New Roman"/>
                  <w:sz w:val="24"/>
                  <w:szCs w:val="24"/>
                  <w:rPrChange w:id="618" w:author="USER1" w:date="2020-12-21T11:17:00Z">
                    <w:rPr/>
                  </w:rPrChange>
                </w:rPr>
                <w:t xml:space="preserve"> </w:t>
              </w:r>
              <w:proofErr w:type="spellStart"/>
              <w:r w:rsidRPr="004B35D9">
                <w:rPr>
                  <w:rFonts w:ascii="Times New Roman" w:hAnsi="Times New Roman" w:cs="Times New Roman"/>
                  <w:sz w:val="24"/>
                  <w:szCs w:val="24"/>
                  <w:rPrChange w:id="619" w:author="USER1" w:date="2020-12-21T11:17:00Z">
                    <w:rPr/>
                  </w:rPrChange>
                </w:rPr>
                <w:t>output</w:t>
              </w:r>
              <w:proofErr w:type="spellEnd"/>
              <w:r w:rsidRPr="004B35D9">
                <w:rPr>
                  <w:rFonts w:ascii="Times New Roman" w:hAnsi="Times New Roman" w:cs="Times New Roman"/>
                  <w:sz w:val="24"/>
                  <w:szCs w:val="24"/>
                  <w:rPrChange w:id="620" w:author="USER1" w:date="2020-12-21T11:17:00Z">
                    <w:rPr/>
                  </w:rPrChange>
                </w:rPr>
                <w:t xml:space="preserve"> </w:t>
              </w:r>
              <w:proofErr w:type="spellStart"/>
              <w:r w:rsidRPr="004B35D9">
                <w:rPr>
                  <w:rFonts w:ascii="Times New Roman" w:hAnsi="Times New Roman" w:cs="Times New Roman"/>
                  <w:sz w:val="24"/>
                  <w:szCs w:val="24"/>
                  <w:rPrChange w:id="621" w:author="USER1" w:date="2020-12-21T11:17:00Z">
                    <w:rPr/>
                  </w:rPrChange>
                </w:rPr>
                <w:t>matching</w:t>
              </w:r>
              <w:proofErr w:type="spellEnd"/>
              <w:r w:rsidRPr="004B35D9">
                <w:rPr>
                  <w:rFonts w:ascii="Times New Roman" w:hAnsi="Times New Roman" w:cs="Times New Roman"/>
                  <w:sz w:val="24"/>
                  <w:szCs w:val="24"/>
                  <w:rPrChange w:id="622" w:author="USER1" w:date="2020-12-21T11:17:00Z">
                    <w:rPr/>
                  </w:rPrChange>
                </w:rPr>
                <w:t xml:space="preserve"> VSWR</w:t>
              </w:r>
            </w:ins>
          </w:p>
        </w:tc>
        <w:tc>
          <w:tcPr>
            <w:tcW w:w="2266" w:type="dxa"/>
          </w:tcPr>
          <w:p w14:paraId="6FAF3EEF" w14:textId="77777777" w:rsidR="004B35D9" w:rsidRPr="004B35D9" w:rsidRDefault="004B35D9" w:rsidP="002C4398">
            <w:pPr>
              <w:rPr>
                <w:ins w:id="623" w:author="USER1" w:date="2020-12-21T11:16:00Z"/>
                <w:rFonts w:ascii="Times New Roman" w:hAnsi="Times New Roman" w:cs="Times New Roman"/>
                <w:sz w:val="24"/>
                <w:szCs w:val="24"/>
                <w:rPrChange w:id="624" w:author="USER1" w:date="2020-12-21T11:17:00Z">
                  <w:rPr>
                    <w:ins w:id="625" w:author="USER1" w:date="2020-12-21T11:16:00Z"/>
                  </w:rPr>
                </w:rPrChange>
              </w:rPr>
            </w:pPr>
            <w:ins w:id="626" w:author="USER1" w:date="2020-12-21T11:16:00Z">
              <w:r w:rsidRPr="004B35D9">
                <w:rPr>
                  <w:rFonts w:ascii="Times New Roman" w:hAnsi="Times New Roman" w:cs="Times New Roman"/>
                  <w:sz w:val="24"/>
                  <w:szCs w:val="24"/>
                  <w:rPrChange w:id="627" w:author="USER1" w:date="2020-12-21T11:17:00Z">
                    <w:rPr/>
                  </w:rPrChange>
                </w:rPr>
                <w:t>1.5</w:t>
              </w:r>
            </w:ins>
          </w:p>
        </w:tc>
        <w:tc>
          <w:tcPr>
            <w:tcW w:w="3115" w:type="dxa"/>
          </w:tcPr>
          <w:p w14:paraId="310E3CA7" w14:textId="77777777" w:rsidR="004B35D9" w:rsidRPr="004B35D9" w:rsidRDefault="004B35D9" w:rsidP="002C4398">
            <w:pPr>
              <w:rPr>
                <w:ins w:id="628" w:author="USER1" w:date="2020-12-21T11:16:00Z"/>
                <w:rFonts w:ascii="Times New Roman" w:hAnsi="Times New Roman" w:cs="Times New Roman"/>
                <w:sz w:val="24"/>
                <w:szCs w:val="24"/>
                <w:rPrChange w:id="629" w:author="USER1" w:date="2020-12-21T11:17:00Z">
                  <w:rPr>
                    <w:ins w:id="630" w:author="USER1" w:date="2020-12-21T11:16:00Z"/>
                  </w:rPr>
                </w:rPrChange>
              </w:rPr>
            </w:pPr>
          </w:p>
        </w:tc>
      </w:tr>
      <w:tr w:rsidR="004B35D9" w:rsidRPr="004B35D9" w14:paraId="375282CA" w14:textId="77777777" w:rsidTr="004B35D9">
        <w:trPr>
          <w:ins w:id="631" w:author="USER1" w:date="2020-12-21T11:16:00Z"/>
        </w:trPr>
        <w:tc>
          <w:tcPr>
            <w:tcW w:w="3964" w:type="dxa"/>
          </w:tcPr>
          <w:p w14:paraId="60C152BA" w14:textId="77777777" w:rsidR="004B35D9" w:rsidRPr="004B35D9" w:rsidRDefault="004B35D9" w:rsidP="002C4398">
            <w:pPr>
              <w:autoSpaceDE w:val="0"/>
              <w:autoSpaceDN w:val="0"/>
              <w:adjustRightInd w:val="0"/>
              <w:rPr>
                <w:ins w:id="632" w:author="USER1" w:date="2020-12-21T11:16:00Z"/>
                <w:rFonts w:ascii="Times New Roman" w:hAnsi="Times New Roman" w:cs="Times New Roman"/>
                <w:color w:val="000000"/>
                <w:sz w:val="24"/>
                <w:szCs w:val="24"/>
                <w:rPrChange w:id="633" w:author="USER1" w:date="2020-12-21T11:17:00Z">
                  <w:rPr>
                    <w:ins w:id="634" w:author="USER1" w:date="2020-12-21T11:16:00Z"/>
                    <w:color w:val="000000"/>
                  </w:rPr>
                </w:rPrChange>
              </w:rPr>
            </w:pPr>
            <w:proofErr w:type="spellStart"/>
            <w:ins w:id="635" w:author="USER1" w:date="2020-12-21T11:16:00Z">
              <w:r w:rsidRPr="004B35D9">
                <w:rPr>
                  <w:rFonts w:ascii="Times New Roman" w:hAnsi="Times New Roman" w:cs="Times New Roman"/>
                  <w:sz w:val="24"/>
                  <w:szCs w:val="24"/>
                  <w:rPrChange w:id="636" w:author="USER1" w:date="2020-12-21T11:17:00Z">
                    <w:rPr/>
                  </w:rPrChange>
                </w:rPr>
                <w:t>Max</w:t>
              </w:r>
              <w:proofErr w:type="spellEnd"/>
              <w:r w:rsidRPr="004B35D9">
                <w:rPr>
                  <w:rFonts w:ascii="Times New Roman" w:hAnsi="Times New Roman" w:cs="Times New Roman"/>
                  <w:sz w:val="24"/>
                  <w:szCs w:val="24"/>
                  <w:rPrChange w:id="637" w:author="USER1" w:date="2020-12-21T11:17:00Z">
                    <w:rPr/>
                  </w:rPrChange>
                </w:rPr>
                <w:t xml:space="preserve"> </w:t>
              </w:r>
              <w:proofErr w:type="spellStart"/>
              <w:r w:rsidRPr="004B35D9">
                <w:rPr>
                  <w:rFonts w:ascii="Times New Roman" w:hAnsi="Times New Roman" w:cs="Times New Roman"/>
                  <w:sz w:val="24"/>
                  <w:szCs w:val="24"/>
                  <w:rPrChange w:id="638" w:author="USER1" w:date="2020-12-21T11:17:00Z">
                    <w:rPr/>
                  </w:rPrChange>
                </w:rPr>
                <w:t>input</w:t>
              </w:r>
              <w:proofErr w:type="spellEnd"/>
              <w:r w:rsidRPr="004B35D9">
                <w:rPr>
                  <w:rFonts w:ascii="Times New Roman" w:hAnsi="Times New Roman" w:cs="Times New Roman"/>
                  <w:sz w:val="24"/>
                  <w:szCs w:val="24"/>
                  <w:rPrChange w:id="639" w:author="USER1" w:date="2020-12-21T11:17:00Z">
                    <w:rPr/>
                  </w:rPrChange>
                </w:rPr>
                <w:t xml:space="preserve"> </w:t>
              </w:r>
              <w:proofErr w:type="spellStart"/>
              <w:r w:rsidRPr="004B35D9">
                <w:rPr>
                  <w:rFonts w:ascii="Times New Roman" w:hAnsi="Times New Roman" w:cs="Times New Roman"/>
                  <w:sz w:val="24"/>
                  <w:szCs w:val="24"/>
                  <w:rPrChange w:id="640" w:author="USER1" w:date="2020-12-21T11:17:00Z">
                    <w:rPr/>
                  </w:rPrChange>
                </w:rPr>
                <w:t>voltage</w:t>
              </w:r>
              <w:proofErr w:type="spellEnd"/>
            </w:ins>
          </w:p>
        </w:tc>
        <w:tc>
          <w:tcPr>
            <w:tcW w:w="2266" w:type="dxa"/>
          </w:tcPr>
          <w:p w14:paraId="738F8940" w14:textId="77777777" w:rsidR="004B35D9" w:rsidRPr="004B35D9" w:rsidRDefault="004B35D9" w:rsidP="002C4398">
            <w:pPr>
              <w:rPr>
                <w:ins w:id="641" w:author="USER1" w:date="2020-12-21T11:16:00Z"/>
                <w:rFonts w:ascii="Times New Roman" w:hAnsi="Times New Roman" w:cs="Times New Roman"/>
                <w:sz w:val="24"/>
                <w:szCs w:val="24"/>
                <w:rPrChange w:id="642" w:author="USER1" w:date="2020-12-21T11:17:00Z">
                  <w:rPr>
                    <w:ins w:id="643" w:author="USER1" w:date="2020-12-21T11:16:00Z"/>
                  </w:rPr>
                </w:rPrChange>
              </w:rPr>
            </w:pPr>
            <w:ins w:id="644" w:author="USER1" w:date="2020-12-21T11:16:00Z">
              <w:r w:rsidRPr="004B35D9">
                <w:rPr>
                  <w:rFonts w:ascii="Times New Roman" w:hAnsi="Times New Roman" w:cs="Times New Roman"/>
                  <w:sz w:val="24"/>
                  <w:szCs w:val="24"/>
                  <w:rPrChange w:id="645" w:author="USER1" w:date="2020-12-21T11:17:00Z">
                    <w:rPr/>
                  </w:rPrChange>
                </w:rPr>
                <w:t>±1</w:t>
              </w:r>
            </w:ins>
          </w:p>
        </w:tc>
        <w:tc>
          <w:tcPr>
            <w:tcW w:w="3115" w:type="dxa"/>
          </w:tcPr>
          <w:p w14:paraId="64915ABA" w14:textId="77777777" w:rsidR="004B35D9" w:rsidRPr="004B35D9" w:rsidRDefault="004B35D9" w:rsidP="002C4398">
            <w:pPr>
              <w:rPr>
                <w:ins w:id="646" w:author="USER1" w:date="2020-12-21T11:16:00Z"/>
                <w:rFonts w:ascii="Times New Roman" w:hAnsi="Times New Roman" w:cs="Times New Roman"/>
                <w:sz w:val="24"/>
                <w:szCs w:val="24"/>
                <w:rPrChange w:id="647" w:author="USER1" w:date="2020-12-21T11:17:00Z">
                  <w:rPr>
                    <w:ins w:id="648" w:author="USER1" w:date="2020-12-21T11:16:00Z"/>
                  </w:rPr>
                </w:rPrChange>
              </w:rPr>
            </w:pPr>
            <w:ins w:id="649" w:author="USER1" w:date="2020-12-21T11:16:00Z">
              <w:r w:rsidRPr="004B35D9">
                <w:rPr>
                  <w:rFonts w:ascii="Times New Roman" w:hAnsi="Times New Roman" w:cs="Times New Roman"/>
                  <w:sz w:val="24"/>
                  <w:szCs w:val="24"/>
                  <w:rPrChange w:id="650" w:author="USER1" w:date="2020-12-21T11:17:00Z">
                    <w:rPr/>
                  </w:rPrChange>
                </w:rPr>
                <w:t>V</w:t>
              </w:r>
            </w:ins>
          </w:p>
        </w:tc>
      </w:tr>
    </w:tbl>
    <w:p w14:paraId="123995B1" w14:textId="4908E4A8" w:rsidR="009421E3" w:rsidDel="0080424E" w:rsidRDefault="009421E3" w:rsidP="009421E3">
      <w:pPr>
        <w:rPr>
          <w:del w:id="651" w:author="USER1" w:date="2020-12-21T11:58:00Z"/>
        </w:rPr>
      </w:pPr>
      <w:bookmarkStart w:id="652" w:name="_GoBack"/>
      <w:bookmarkEnd w:id="652"/>
    </w:p>
    <w:p w14:paraId="21C56609" w14:textId="340CBC36" w:rsidR="00753AA1" w:rsidDel="004B35D9" w:rsidRDefault="00753AA1" w:rsidP="008D4B5B">
      <w:pPr>
        <w:rPr>
          <w:del w:id="653" w:author="USER1" w:date="2020-12-21T11:17:00Z"/>
          <w:rFonts w:ascii="Times New Roman" w:hAnsi="Times New Roman" w:cs="Times New Roman"/>
          <w:sz w:val="24"/>
          <w:szCs w:val="24"/>
          <w:lang w:val="en-US"/>
        </w:rPr>
      </w:pPr>
    </w:p>
    <w:p w14:paraId="2DF464B3" w14:textId="166135E6" w:rsidR="009421E3" w:rsidRDefault="009421E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0CFBA4C" w14:textId="05C9A085" w:rsidR="009421E3" w:rsidRPr="00753AA1" w:rsidRDefault="009421E3" w:rsidP="009421E3">
      <w:pPr>
        <w:pStyle w:val="a4"/>
        <w:numPr>
          <w:ilvl w:val="0"/>
          <w:numId w:val="1"/>
        </w:numPr>
        <w:ind w:left="0" w:firstLine="0"/>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Safety</w:t>
      </w:r>
    </w:p>
    <w:p w14:paraId="1F351954" w14:textId="344130BA" w:rsidR="009421E3" w:rsidRPr="009421E3" w:rsidRDefault="009421E3" w:rsidP="009421E3">
      <w:pPr>
        <w:rPr>
          <w:rFonts w:ascii="Times New Roman" w:hAnsi="Times New Roman" w:cs="Times New Roman"/>
          <w:b/>
          <w:bCs/>
          <w:sz w:val="28"/>
          <w:szCs w:val="28"/>
          <w:lang w:val="en-US"/>
        </w:rPr>
      </w:pPr>
      <w:r w:rsidRPr="009421E3">
        <w:rPr>
          <w:rFonts w:ascii="Times New Roman" w:hAnsi="Times New Roman" w:cs="Times New Roman"/>
          <w:b/>
          <w:bCs/>
          <w:sz w:val="28"/>
          <w:szCs w:val="28"/>
          <w:lang w:val="en-US"/>
        </w:rPr>
        <w:t>Standards of Performance</w:t>
      </w:r>
    </w:p>
    <w:p w14:paraId="2479A4BC" w14:textId="77777777" w:rsidR="009421E3" w:rsidRPr="009421E3" w:rsidRDefault="009421E3" w:rsidP="009421E3">
      <w:pPr>
        <w:rPr>
          <w:rFonts w:ascii="Times New Roman" w:hAnsi="Times New Roman" w:cs="Times New Roman"/>
          <w:sz w:val="28"/>
          <w:szCs w:val="28"/>
          <w:lang w:val="en-US"/>
        </w:rPr>
      </w:pPr>
      <w:r w:rsidRPr="009421E3">
        <w:rPr>
          <w:rFonts w:ascii="Times New Roman" w:hAnsi="Times New Roman" w:cs="Times New Roman"/>
          <w:sz w:val="28"/>
          <w:szCs w:val="28"/>
          <w:lang w:val="en-US"/>
        </w:rPr>
        <w:t>Managers shall analyze work for hazards, authorize work to proceed and ensure that work is performed within established controls.</w:t>
      </w:r>
    </w:p>
    <w:p w14:paraId="056B3DC1" w14:textId="5A7F0466" w:rsidR="009421E3" w:rsidRDefault="009421E3" w:rsidP="009421E3">
      <w:pPr>
        <w:rPr>
          <w:rFonts w:ascii="Times New Roman" w:hAnsi="Times New Roman" w:cs="Times New Roman"/>
          <w:sz w:val="28"/>
          <w:szCs w:val="28"/>
          <w:lang w:val="en-US"/>
        </w:rPr>
      </w:pPr>
      <w:r w:rsidRPr="009421E3">
        <w:rPr>
          <w:rFonts w:ascii="Times New Roman" w:hAnsi="Times New Roman" w:cs="Times New Roman"/>
          <w:sz w:val="28"/>
          <w:szCs w:val="28"/>
          <w:lang w:val="en-US"/>
        </w:rPr>
        <w:t>All staff and users shall identify, evaluate and control hazards in order to ensure that work is conducted safely and in a manner that protects the environment and the public.</w:t>
      </w:r>
    </w:p>
    <w:p w14:paraId="0012C97F" w14:textId="77777777" w:rsidR="009421E3" w:rsidRPr="009421E3" w:rsidRDefault="009421E3" w:rsidP="009421E3">
      <w:pPr>
        <w:rPr>
          <w:rFonts w:ascii="Times New Roman" w:hAnsi="Times New Roman" w:cs="Times New Roman"/>
          <w:b/>
          <w:bCs/>
          <w:sz w:val="28"/>
          <w:szCs w:val="28"/>
          <w:lang w:val="en-US"/>
        </w:rPr>
      </w:pPr>
      <w:r w:rsidRPr="009421E3">
        <w:rPr>
          <w:rFonts w:ascii="Times New Roman" w:hAnsi="Times New Roman" w:cs="Times New Roman"/>
          <w:b/>
          <w:bCs/>
          <w:sz w:val="28"/>
          <w:szCs w:val="28"/>
          <w:lang w:val="en-US"/>
        </w:rPr>
        <w:t>Risk assessment</w:t>
      </w:r>
    </w:p>
    <w:p w14:paraId="6BC8AA95" w14:textId="0A61CE55" w:rsidR="009421E3" w:rsidRPr="009421E3" w:rsidRDefault="009421E3" w:rsidP="004F209B">
      <w:pPr>
        <w:jc w:val="both"/>
        <w:rPr>
          <w:rFonts w:ascii="Times New Roman" w:hAnsi="Times New Roman" w:cs="Times New Roman"/>
          <w:sz w:val="28"/>
          <w:szCs w:val="28"/>
          <w:lang w:val="en-US"/>
        </w:rPr>
      </w:pPr>
      <w:r>
        <w:rPr>
          <w:rFonts w:ascii="Times New Roman" w:hAnsi="Times New Roman" w:cs="Times New Roman"/>
          <w:sz w:val="28"/>
          <w:szCs w:val="28"/>
          <w:lang w:val="en-US"/>
        </w:rPr>
        <w:t>ITEP</w:t>
      </w:r>
      <w:r w:rsidRPr="009421E3">
        <w:rPr>
          <w:rFonts w:ascii="Times New Roman" w:hAnsi="Times New Roman" w:cs="Times New Roman"/>
          <w:sz w:val="28"/>
          <w:szCs w:val="28"/>
          <w:lang w:val="en-US"/>
        </w:rPr>
        <w:t xml:space="preserve"> conduct hazard analysis and risk assessment to identify the hazards and appropriate controls. The hazard-check list of the product is presented in the relevant document Risk analysis </w:t>
      </w:r>
      <w:proofErr w:type="spellStart"/>
      <w:r w:rsidRPr="009421E3">
        <w:rPr>
          <w:rFonts w:ascii="Times New Roman" w:hAnsi="Times New Roman" w:cs="Times New Roman"/>
          <w:sz w:val="28"/>
          <w:szCs w:val="28"/>
          <w:lang w:val="en-US"/>
        </w:rPr>
        <w:t>FCRD</w:t>
      </w:r>
      <w:r>
        <w:rPr>
          <w:rFonts w:ascii="Times New Roman" w:hAnsi="Times New Roman" w:cs="Times New Roman"/>
          <w:sz w:val="28"/>
          <w:szCs w:val="28"/>
          <w:lang w:val="en-US"/>
        </w:rPr>
        <w:t>SCH</w:t>
      </w:r>
      <w:r w:rsidRPr="009421E3">
        <w:rPr>
          <w:rFonts w:ascii="Times New Roman" w:hAnsi="Times New Roman" w:cs="Times New Roman"/>
          <w:sz w:val="28"/>
          <w:szCs w:val="28"/>
          <w:lang w:val="en-US"/>
        </w:rPr>
        <w:t>_Risk_a</w:t>
      </w:r>
      <w:ins w:id="654" w:author="USER1" w:date="2020-07-07T10:41:00Z">
        <w:r w:rsidR="00EC35C8">
          <w:rPr>
            <w:rFonts w:ascii="Times New Roman" w:hAnsi="Times New Roman" w:cs="Times New Roman"/>
            <w:sz w:val="28"/>
            <w:szCs w:val="28"/>
            <w:lang w:val="en-US"/>
          </w:rPr>
          <w:t>ssessment</w:t>
        </w:r>
      </w:ins>
      <w:proofErr w:type="spellEnd"/>
      <w:del w:id="655" w:author="USER1" w:date="2020-07-07T10:41:00Z">
        <w:r w:rsidRPr="009421E3" w:rsidDel="00EC35C8">
          <w:rPr>
            <w:rFonts w:ascii="Times New Roman" w:hAnsi="Times New Roman" w:cs="Times New Roman"/>
            <w:sz w:val="28"/>
            <w:szCs w:val="28"/>
            <w:lang w:val="en-US"/>
          </w:rPr>
          <w:delText>nalysis</w:delText>
        </w:r>
      </w:del>
      <w:r w:rsidRPr="009421E3">
        <w:rPr>
          <w:rFonts w:ascii="Times New Roman" w:hAnsi="Times New Roman" w:cs="Times New Roman"/>
          <w:sz w:val="28"/>
          <w:szCs w:val="28"/>
          <w:lang w:val="en-US"/>
        </w:rPr>
        <w:t>.</w:t>
      </w:r>
    </w:p>
    <w:p w14:paraId="0C44FEBC" w14:textId="63705E3D" w:rsidR="009421E3" w:rsidRPr="009421E3" w:rsidRDefault="009421E3" w:rsidP="004F209B">
      <w:pPr>
        <w:jc w:val="both"/>
        <w:rPr>
          <w:rFonts w:ascii="Times New Roman" w:hAnsi="Times New Roman" w:cs="Times New Roman"/>
          <w:sz w:val="28"/>
          <w:szCs w:val="28"/>
          <w:lang w:val="en-US"/>
        </w:rPr>
      </w:pPr>
      <w:r w:rsidRPr="009421E3">
        <w:rPr>
          <w:rFonts w:ascii="Times New Roman" w:hAnsi="Times New Roman" w:cs="Times New Roman"/>
          <w:sz w:val="28"/>
          <w:szCs w:val="28"/>
          <w:lang w:val="en-US"/>
        </w:rPr>
        <w:t xml:space="preserve">Mechanical hazards </w:t>
      </w:r>
      <w:r>
        <w:rPr>
          <w:rFonts w:ascii="Times New Roman" w:hAnsi="Times New Roman" w:cs="Times New Roman"/>
          <w:sz w:val="28"/>
          <w:szCs w:val="28"/>
          <w:lang w:val="en-US"/>
        </w:rPr>
        <w:t>are</w:t>
      </w:r>
      <w:r w:rsidRPr="009421E3">
        <w:rPr>
          <w:rFonts w:ascii="Times New Roman" w:hAnsi="Times New Roman" w:cs="Times New Roman"/>
          <w:sz w:val="28"/>
          <w:szCs w:val="28"/>
          <w:lang w:val="en-US"/>
        </w:rPr>
        <w:t xml:space="preserve"> considered in more detail below.</w:t>
      </w:r>
    </w:p>
    <w:p w14:paraId="4DED2313" w14:textId="77777777" w:rsidR="009421E3" w:rsidRPr="009421E3" w:rsidRDefault="009421E3" w:rsidP="009421E3">
      <w:pPr>
        <w:rPr>
          <w:rFonts w:ascii="Times New Roman" w:hAnsi="Times New Roman" w:cs="Times New Roman"/>
          <w:b/>
          <w:bCs/>
          <w:sz w:val="28"/>
          <w:szCs w:val="28"/>
          <w:lang w:val="en-US"/>
        </w:rPr>
      </w:pPr>
      <w:r w:rsidRPr="009421E3">
        <w:rPr>
          <w:rFonts w:ascii="Times New Roman" w:hAnsi="Times New Roman" w:cs="Times New Roman"/>
          <w:b/>
          <w:bCs/>
          <w:sz w:val="28"/>
          <w:szCs w:val="28"/>
          <w:lang w:val="en-US"/>
        </w:rPr>
        <w:t>Mechanical hazards</w:t>
      </w:r>
    </w:p>
    <w:p w14:paraId="1D677342" w14:textId="245971F2" w:rsidR="009421E3" w:rsidRPr="009421E3" w:rsidRDefault="009421E3" w:rsidP="004F209B">
      <w:pPr>
        <w:jc w:val="both"/>
        <w:rPr>
          <w:rFonts w:ascii="Times New Roman" w:hAnsi="Times New Roman" w:cs="Times New Roman"/>
          <w:sz w:val="28"/>
          <w:szCs w:val="28"/>
          <w:lang w:val="en-US"/>
        </w:rPr>
      </w:pPr>
      <w:r>
        <w:rPr>
          <w:rFonts w:ascii="Times New Roman" w:hAnsi="Times New Roman" w:cs="Times New Roman"/>
          <w:sz w:val="28"/>
          <w:szCs w:val="28"/>
          <w:lang w:val="en-US"/>
        </w:rPr>
        <w:t>Schottky pickup</w:t>
      </w:r>
      <w:r w:rsidRPr="009421E3">
        <w:rPr>
          <w:rFonts w:ascii="Times New Roman" w:hAnsi="Times New Roman" w:cs="Times New Roman"/>
          <w:sz w:val="28"/>
          <w:szCs w:val="28"/>
          <w:lang w:val="en-US"/>
        </w:rPr>
        <w:t xml:space="preserve"> </w:t>
      </w:r>
      <w:r>
        <w:rPr>
          <w:rFonts w:ascii="Times New Roman" w:hAnsi="Times New Roman" w:cs="Times New Roman"/>
          <w:sz w:val="28"/>
          <w:szCs w:val="28"/>
          <w:lang w:val="en-US"/>
        </w:rPr>
        <w:t>is</w:t>
      </w:r>
      <w:r w:rsidRPr="009421E3">
        <w:rPr>
          <w:rFonts w:ascii="Times New Roman" w:hAnsi="Times New Roman" w:cs="Times New Roman"/>
          <w:sz w:val="28"/>
          <w:szCs w:val="28"/>
          <w:lang w:val="en-US"/>
        </w:rPr>
        <w:t xml:space="preserve"> heavy component that could be dangerous for surrounding people</w:t>
      </w:r>
    </w:p>
    <w:p w14:paraId="0AC26FEC" w14:textId="77777777" w:rsidR="009421E3" w:rsidRDefault="009421E3" w:rsidP="009421E3">
      <w:pPr>
        <w:pStyle w:val="a4"/>
        <w:numPr>
          <w:ilvl w:val="0"/>
          <w:numId w:val="4"/>
        </w:numPr>
        <w:rPr>
          <w:rFonts w:ascii="Times New Roman" w:hAnsi="Times New Roman" w:cs="Times New Roman"/>
          <w:sz w:val="28"/>
          <w:szCs w:val="28"/>
          <w:lang w:val="en-US"/>
        </w:rPr>
      </w:pPr>
      <w:r w:rsidRPr="009421E3">
        <w:rPr>
          <w:rFonts w:ascii="Times New Roman" w:hAnsi="Times New Roman" w:cs="Times New Roman"/>
          <w:sz w:val="28"/>
          <w:szCs w:val="28"/>
          <w:lang w:val="en-US"/>
        </w:rPr>
        <w:t>Follow handling and installation instructions (see Part 4.Handling, Part 5.Installation).</w:t>
      </w:r>
    </w:p>
    <w:p w14:paraId="2DF9F83A" w14:textId="1DED744A" w:rsidR="009421E3" w:rsidRPr="00614699" w:rsidRDefault="009421E3" w:rsidP="009421E3">
      <w:pPr>
        <w:pStyle w:val="a4"/>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Schottky pickup</w:t>
      </w:r>
      <w:r w:rsidRPr="009421E3">
        <w:rPr>
          <w:rFonts w:ascii="Times New Roman" w:hAnsi="Times New Roman" w:cs="Times New Roman"/>
          <w:sz w:val="28"/>
          <w:szCs w:val="28"/>
          <w:lang w:val="en-US"/>
        </w:rPr>
        <w:t xml:space="preserve"> must be properly fastened to a suitable stand to prevent any fall.</w:t>
      </w:r>
    </w:p>
    <w:p w14:paraId="2CCABCEF" w14:textId="6946FD17" w:rsidR="009421E3" w:rsidRPr="0084642C" w:rsidRDefault="0084642C" w:rsidP="009421E3">
      <w:pPr>
        <w:pStyle w:val="a4"/>
        <w:numPr>
          <w:ilvl w:val="0"/>
          <w:numId w:val="1"/>
        </w:numPr>
        <w:ind w:left="0" w:firstLine="0"/>
        <w:rPr>
          <w:rFonts w:ascii="Times New Roman" w:hAnsi="Times New Roman" w:cs="Times New Roman"/>
          <w:b/>
          <w:sz w:val="32"/>
          <w:szCs w:val="32"/>
          <w:lang w:val="en-US"/>
        </w:rPr>
      </w:pPr>
      <w:r>
        <w:rPr>
          <w:rFonts w:ascii="Times New Roman" w:hAnsi="Times New Roman" w:cs="Times New Roman"/>
          <w:b/>
          <w:sz w:val="32"/>
          <w:szCs w:val="32"/>
          <w:lang w:val="en-US"/>
        </w:rPr>
        <w:t>Handling</w:t>
      </w:r>
    </w:p>
    <w:p w14:paraId="225B0534" w14:textId="77777777" w:rsidR="0084642C" w:rsidRPr="0084642C" w:rsidRDefault="0084642C" w:rsidP="004F209B">
      <w:pPr>
        <w:jc w:val="both"/>
        <w:rPr>
          <w:rFonts w:ascii="Times New Roman" w:hAnsi="Times New Roman" w:cs="Times New Roman"/>
          <w:sz w:val="28"/>
          <w:szCs w:val="28"/>
          <w:lang w:val="en-US"/>
        </w:rPr>
      </w:pPr>
      <w:r w:rsidRPr="0084642C">
        <w:rPr>
          <w:rFonts w:ascii="Times New Roman" w:hAnsi="Times New Roman" w:cs="Times New Roman"/>
          <w:sz w:val="28"/>
          <w:szCs w:val="28"/>
          <w:lang w:val="en-US"/>
        </w:rPr>
        <w:t>Procedures of product handling and installation shall provide preservation of product quality obtained during its production.</w:t>
      </w:r>
    </w:p>
    <w:p w14:paraId="18E35ECE" w14:textId="273FF3CD" w:rsidR="0084642C" w:rsidRPr="0084642C" w:rsidRDefault="0084642C" w:rsidP="004F209B">
      <w:pPr>
        <w:jc w:val="both"/>
        <w:rPr>
          <w:rFonts w:ascii="Times New Roman" w:hAnsi="Times New Roman" w:cs="Times New Roman"/>
          <w:sz w:val="28"/>
          <w:szCs w:val="28"/>
          <w:lang w:val="en-US"/>
        </w:rPr>
      </w:pPr>
      <w:r w:rsidRPr="0084642C">
        <w:rPr>
          <w:rFonts w:ascii="Times New Roman" w:hAnsi="Times New Roman" w:cs="Times New Roman"/>
          <w:sz w:val="28"/>
          <w:szCs w:val="28"/>
          <w:lang w:val="en-US"/>
        </w:rPr>
        <w:t xml:space="preserve">Transport support should be used for transportation of </w:t>
      </w:r>
      <w:r w:rsidR="000E7963">
        <w:rPr>
          <w:rFonts w:ascii="Times New Roman" w:hAnsi="Times New Roman" w:cs="Times New Roman"/>
          <w:sz w:val="28"/>
          <w:szCs w:val="28"/>
          <w:lang w:val="en-US"/>
        </w:rPr>
        <w:t>Schottky System</w:t>
      </w:r>
      <w:r w:rsidRPr="0084642C">
        <w:rPr>
          <w:rFonts w:ascii="Times New Roman" w:hAnsi="Times New Roman" w:cs="Times New Roman"/>
          <w:sz w:val="28"/>
          <w:szCs w:val="28"/>
          <w:lang w:val="en-US"/>
        </w:rPr>
        <w:t xml:space="preserve"> to the required place, crane should be used for installation onto corresponding stand.</w:t>
      </w:r>
    </w:p>
    <w:p w14:paraId="65B8C02D" w14:textId="77777777" w:rsidR="0084642C" w:rsidRPr="0084642C" w:rsidRDefault="0084642C" w:rsidP="0084642C">
      <w:pPr>
        <w:rPr>
          <w:rFonts w:ascii="Times New Roman" w:hAnsi="Times New Roman" w:cs="Times New Roman"/>
          <w:b/>
          <w:bCs/>
          <w:sz w:val="28"/>
          <w:szCs w:val="28"/>
          <w:lang w:val="en-US"/>
        </w:rPr>
      </w:pPr>
      <w:r w:rsidRPr="0084642C">
        <w:rPr>
          <w:rFonts w:ascii="Times New Roman" w:hAnsi="Times New Roman" w:cs="Times New Roman"/>
          <w:b/>
          <w:bCs/>
          <w:sz w:val="28"/>
          <w:szCs w:val="28"/>
          <w:lang w:val="en-US"/>
        </w:rPr>
        <w:t>Handling safety</w:t>
      </w:r>
    </w:p>
    <w:p w14:paraId="7BB17927" w14:textId="14E5C0BF" w:rsidR="0084642C" w:rsidRPr="0084642C" w:rsidRDefault="0084642C" w:rsidP="0084642C">
      <w:pPr>
        <w:rPr>
          <w:rFonts w:ascii="Times New Roman" w:hAnsi="Times New Roman" w:cs="Times New Roman"/>
          <w:sz w:val="28"/>
          <w:szCs w:val="28"/>
          <w:lang w:val="en-US"/>
        </w:rPr>
      </w:pPr>
      <w:r w:rsidRPr="0084642C">
        <w:rPr>
          <w:rFonts w:ascii="Times New Roman" w:hAnsi="Times New Roman" w:cs="Times New Roman"/>
          <w:sz w:val="28"/>
          <w:szCs w:val="28"/>
          <w:lang w:val="en-US"/>
        </w:rPr>
        <w:t xml:space="preserve">Before handling the </w:t>
      </w:r>
      <w:r w:rsidR="000E7963">
        <w:rPr>
          <w:rFonts w:ascii="Times New Roman" w:hAnsi="Times New Roman" w:cs="Times New Roman"/>
          <w:sz w:val="28"/>
          <w:szCs w:val="28"/>
          <w:lang w:val="en-US"/>
        </w:rPr>
        <w:t>Schottky Pick</w:t>
      </w:r>
      <w:r w:rsidR="00614699">
        <w:rPr>
          <w:rFonts w:ascii="Times New Roman" w:hAnsi="Times New Roman" w:cs="Times New Roman"/>
          <w:sz w:val="28"/>
          <w:szCs w:val="28"/>
          <w:lang w:val="en-US"/>
        </w:rPr>
        <w:t>up</w:t>
      </w:r>
      <w:r w:rsidRPr="0084642C">
        <w:rPr>
          <w:rFonts w:ascii="Times New Roman" w:hAnsi="Times New Roman" w:cs="Times New Roman"/>
          <w:sz w:val="28"/>
          <w:szCs w:val="28"/>
          <w:lang w:val="en-US"/>
        </w:rPr>
        <w:t>, check that:</w:t>
      </w:r>
    </w:p>
    <w:p w14:paraId="04F3141B" w14:textId="77777777" w:rsidR="00614699" w:rsidRDefault="0084642C" w:rsidP="0084642C">
      <w:pPr>
        <w:pStyle w:val="a4"/>
        <w:numPr>
          <w:ilvl w:val="0"/>
          <w:numId w:val="5"/>
        </w:numPr>
        <w:rPr>
          <w:rFonts w:ascii="Times New Roman" w:hAnsi="Times New Roman" w:cs="Times New Roman"/>
          <w:sz w:val="28"/>
          <w:szCs w:val="28"/>
          <w:lang w:val="en-US"/>
        </w:rPr>
      </w:pPr>
      <w:r w:rsidRPr="00614699">
        <w:rPr>
          <w:rFonts w:ascii="Times New Roman" w:hAnsi="Times New Roman" w:cs="Times New Roman"/>
          <w:sz w:val="28"/>
          <w:szCs w:val="28"/>
          <w:lang w:val="en-US"/>
        </w:rPr>
        <w:t>Lifting eye bolts are correctly tightened;</w:t>
      </w:r>
    </w:p>
    <w:p w14:paraId="7D740595" w14:textId="54E58A2F" w:rsidR="0084642C" w:rsidRPr="00614699" w:rsidRDefault="0084642C" w:rsidP="0084642C">
      <w:pPr>
        <w:pStyle w:val="a4"/>
        <w:numPr>
          <w:ilvl w:val="0"/>
          <w:numId w:val="5"/>
        </w:numPr>
        <w:rPr>
          <w:rFonts w:ascii="Times New Roman" w:hAnsi="Times New Roman" w:cs="Times New Roman"/>
          <w:sz w:val="28"/>
          <w:szCs w:val="28"/>
          <w:lang w:val="en-US"/>
        </w:rPr>
      </w:pPr>
      <w:r w:rsidRPr="00614699">
        <w:rPr>
          <w:rFonts w:ascii="Times New Roman" w:hAnsi="Times New Roman" w:cs="Times New Roman"/>
          <w:sz w:val="28"/>
          <w:szCs w:val="28"/>
          <w:lang w:val="en-US"/>
        </w:rPr>
        <w:t>Used chains, straps and hooks have the weight rating adapted to the BPM weight,</w:t>
      </w:r>
      <w:r w:rsidR="00614699" w:rsidRPr="00614699">
        <w:rPr>
          <w:rFonts w:ascii="Times New Roman" w:hAnsi="Times New Roman" w:cs="Times New Roman"/>
          <w:sz w:val="28"/>
          <w:szCs w:val="28"/>
          <w:lang w:val="en-US"/>
        </w:rPr>
        <w:t xml:space="preserve"> </w:t>
      </w:r>
      <w:r w:rsidRPr="00614699">
        <w:rPr>
          <w:rFonts w:ascii="Times New Roman" w:hAnsi="Times New Roman" w:cs="Times New Roman"/>
          <w:sz w:val="28"/>
          <w:szCs w:val="28"/>
          <w:lang w:val="en-US"/>
        </w:rPr>
        <w:t>corresponding number of attachment points and corresponding lifting angles.</w:t>
      </w:r>
    </w:p>
    <w:p w14:paraId="789859DF" w14:textId="07BCAA57" w:rsidR="009421E3" w:rsidRDefault="009421E3" w:rsidP="009421E3">
      <w:pPr>
        <w:rPr>
          <w:rFonts w:ascii="Times New Roman" w:hAnsi="Times New Roman" w:cs="Times New Roman"/>
          <w:sz w:val="28"/>
          <w:szCs w:val="28"/>
          <w:lang w:val="en-US"/>
        </w:rPr>
      </w:pPr>
    </w:p>
    <w:p w14:paraId="5AB00B7C" w14:textId="1F1A7A80" w:rsidR="00614699" w:rsidRPr="0084642C" w:rsidRDefault="00614699" w:rsidP="00614699">
      <w:pPr>
        <w:pStyle w:val="a4"/>
        <w:numPr>
          <w:ilvl w:val="0"/>
          <w:numId w:val="1"/>
        </w:numPr>
        <w:spacing w:after="240"/>
        <w:ind w:left="0" w:firstLine="0"/>
        <w:contextualSpacing w:val="0"/>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Installation</w:t>
      </w:r>
    </w:p>
    <w:p w14:paraId="1BF95932" w14:textId="203C8647" w:rsidR="00F161AC" w:rsidRPr="00C93135" w:rsidRDefault="00F161AC" w:rsidP="00F161AC">
      <w:pPr>
        <w:rPr>
          <w:rFonts w:ascii="Times New Roman" w:hAnsi="Times New Roman" w:cs="Times New Roman"/>
          <w:sz w:val="28"/>
          <w:szCs w:val="28"/>
          <w:lang w:val="en-US"/>
        </w:rPr>
      </w:pPr>
      <w:r>
        <w:rPr>
          <w:rFonts w:ascii="Times New Roman" w:hAnsi="Times New Roman" w:cs="Times New Roman"/>
          <w:sz w:val="28"/>
          <w:szCs w:val="28"/>
          <w:lang w:val="en-US"/>
        </w:rPr>
        <w:t xml:space="preserve">The Schottky Pickup is marked in CR drawing as </w:t>
      </w:r>
      <w:r w:rsidR="006F5ED7">
        <w:rPr>
          <w:rFonts w:ascii="Times New Roman" w:hAnsi="Times New Roman" w:cs="Times New Roman"/>
          <w:sz w:val="28"/>
          <w:szCs w:val="28"/>
          <w:lang w:val="en-US"/>
        </w:rPr>
        <w:t xml:space="preserve">CR01SCH01. The Schottky Pickup will be </w:t>
      </w:r>
      <w:r w:rsidR="00C93135">
        <w:rPr>
          <w:rFonts w:ascii="Times New Roman" w:hAnsi="Times New Roman" w:cs="Times New Roman"/>
          <w:sz w:val="28"/>
          <w:szCs w:val="28"/>
          <w:lang w:val="en-US"/>
        </w:rPr>
        <w:t>placed in position shown in Figure 1.</w:t>
      </w:r>
    </w:p>
    <w:p w14:paraId="4085A332" w14:textId="7B49CD25" w:rsidR="00F161AC" w:rsidRDefault="00F161AC" w:rsidP="00F161AC">
      <w:pPr>
        <w:rPr>
          <w:rFonts w:ascii="Times New Roman" w:hAnsi="Times New Roman" w:cs="Times New Roman"/>
          <w:sz w:val="28"/>
          <w:szCs w:val="28"/>
          <w:lang w:val="en-US"/>
        </w:rPr>
      </w:pPr>
      <w:r w:rsidRPr="00F161AC">
        <w:rPr>
          <w:rFonts w:ascii="Times New Roman" w:hAnsi="Times New Roman" w:cs="Times New Roman"/>
          <w:noProof/>
          <w:sz w:val="28"/>
          <w:szCs w:val="28"/>
          <w:lang w:eastAsia="ru-RU"/>
        </w:rPr>
        <w:drawing>
          <wp:inline distT="0" distB="0" distL="0" distR="0" wp14:anchorId="594FFD00" wp14:editId="6CA9CCE1">
            <wp:extent cx="5689600" cy="4114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9600" cy="4114800"/>
                    </a:xfrm>
                    <a:prstGeom prst="rect">
                      <a:avLst/>
                    </a:prstGeom>
                  </pic:spPr>
                </pic:pic>
              </a:graphicData>
            </a:graphic>
          </wp:inline>
        </w:drawing>
      </w:r>
    </w:p>
    <w:p w14:paraId="6551F035" w14:textId="0F2191EE" w:rsidR="00F161AC" w:rsidRDefault="00A933D4" w:rsidP="00F161AC">
      <w:pPr>
        <w:rPr>
          <w:rFonts w:ascii="Times New Roman" w:hAnsi="Times New Roman" w:cs="Times New Roman"/>
          <w:sz w:val="28"/>
          <w:szCs w:val="28"/>
          <w:lang w:val="en-US"/>
        </w:rPr>
      </w:pPr>
      <w:r>
        <w:rPr>
          <w:rFonts w:ascii="Times New Roman" w:hAnsi="Times New Roman" w:cs="Times New Roman"/>
          <w:sz w:val="28"/>
          <w:szCs w:val="28"/>
          <w:lang w:val="en-US"/>
        </w:rPr>
        <w:t>Figure 1. Location of the Schottky Pickup in the CR.</w:t>
      </w:r>
    </w:p>
    <w:p w14:paraId="7417A3AC" w14:textId="77777777" w:rsidR="004F209B" w:rsidRDefault="004F209B" w:rsidP="00F161AC">
      <w:pPr>
        <w:rPr>
          <w:rFonts w:ascii="Times New Roman" w:hAnsi="Times New Roman" w:cs="Times New Roman"/>
          <w:b/>
          <w:bCs/>
          <w:sz w:val="28"/>
          <w:szCs w:val="28"/>
          <w:lang w:val="en-US"/>
        </w:rPr>
      </w:pPr>
    </w:p>
    <w:p w14:paraId="6D1D41FF" w14:textId="77777777" w:rsidR="004F209B" w:rsidRDefault="004F209B">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4E94683" w14:textId="49EEE6E9" w:rsidR="00F161AC" w:rsidRPr="005C4242" w:rsidRDefault="005C4242" w:rsidP="00F161AC">
      <w:pPr>
        <w:rPr>
          <w:rFonts w:ascii="Times New Roman" w:hAnsi="Times New Roman" w:cs="Times New Roman"/>
          <w:b/>
          <w:bCs/>
          <w:sz w:val="28"/>
          <w:szCs w:val="28"/>
          <w:lang w:val="en-US"/>
        </w:rPr>
      </w:pPr>
      <w:r w:rsidRPr="005C4242">
        <w:rPr>
          <w:rFonts w:ascii="Times New Roman" w:hAnsi="Times New Roman" w:cs="Times New Roman"/>
          <w:b/>
          <w:bCs/>
          <w:sz w:val="28"/>
          <w:szCs w:val="28"/>
          <w:lang w:val="en-US"/>
        </w:rPr>
        <w:lastRenderedPageBreak/>
        <w:t>Installation of the Schottky Pickup</w:t>
      </w:r>
    </w:p>
    <w:tbl>
      <w:tblPr>
        <w:tblStyle w:val="a3"/>
        <w:tblW w:w="0" w:type="auto"/>
        <w:jc w:val="center"/>
        <w:tblLook w:val="04A0" w:firstRow="1" w:lastRow="0" w:firstColumn="1" w:lastColumn="0" w:noHBand="0" w:noVBand="1"/>
      </w:tblPr>
      <w:tblGrid>
        <w:gridCol w:w="4536"/>
        <w:gridCol w:w="4536"/>
      </w:tblGrid>
      <w:tr w:rsidR="004F1779" w14:paraId="6D4FD6B8" w14:textId="77777777" w:rsidTr="006F33E8">
        <w:trPr>
          <w:jc w:val="center"/>
          <w:ins w:id="656" w:author="USER1" w:date="2020-10-26T10:28:00Z"/>
        </w:trPr>
        <w:tc>
          <w:tcPr>
            <w:tcW w:w="4536" w:type="dxa"/>
          </w:tcPr>
          <w:p w14:paraId="7BD60226" w14:textId="77777777" w:rsidR="004F1779" w:rsidRDefault="004F1779" w:rsidP="006F33E8">
            <w:pPr>
              <w:pStyle w:val="af2"/>
              <w:spacing w:line="360" w:lineRule="auto"/>
              <w:jc w:val="center"/>
              <w:rPr>
                <w:ins w:id="657" w:author="USER1" w:date="2020-10-26T10:28:00Z"/>
                <w:rFonts w:ascii="Arial" w:hAnsi="Arial" w:cs="Arial"/>
                <w:sz w:val="24"/>
                <w:szCs w:val="24"/>
              </w:rPr>
            </w:pPr>
            <w:ins w:id="658" w:author="USER1" w:date="2020-10-26T10:28:00Z">
              <w:r w:rsidRPr="00B050DC">
                <w:rPr>
                  <w:rFonts w:ascii="Arial" w:hAnsi="Arial" w:cs="Arial"/>
                  <w:noProof/>
                  <w:sz w:val="24"/>
                  <w:szCs w:val="24"/>
                  <w:lang w:eastAsia="ru-RU"/>
                </w:rPr>
                <w:drawing>
                  <wp:inline distT="0" distB="0" distL="0" distR="0" wp14:anchorId="2AED3E64" wp14:editId="6A7F4B62">
                    <wp:extent cx="2160000" cy="2548800"/>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2548800"/>
                            </a:xfrm>
                            <a:prstGeom prst="rect">
                              <a:avLst/>
                            </a:prstGeom>
                          </pic:spPr>
                        </pic:pic>
                      </a:graphicData>
                    </a:graphic>
                  </wp:inline>
                </w:drawing>
              </w:r>
            </w:ins>
          </w:p>
        </w:tc>
        <w:tc>
          <w:tcPr>
            <w:tcW w:w="4536" w:type="dxa"/>
          </w:tcPr>
          <w:p w14:paraId="5C1D5B99" w14:textId="77777777" w:rsidR="004F1779" w:rsidRDefault="004F1779" w:rsidP="006F33E8">
            <w:pPr>
              <w:pStyle w:val="af2"/>
              <w:spacing w:line="360" w:lineRule="auto"/>
              <w:jc w:val="center"/>
              <w:rPr>
                <w:ins w:id="659" w:author="USER1" w:date="2020-10-26T10:28:00Z"/>
                <w:rFonts w:ascii="Arial" w:hAnsi="Arial" w:cs="Arial"/>
                <w:sz w:val="24"/>
                <w:szCs w:val="24"/>
              </w:rPr>
            </w:pPr>
            <w:ins w:id="660" w:author="USER1" w:date="2020-10-26T10:28:00Z">
              <w:r w:rsidRPr="00E92B3A">
                <w:rPr>
                  <w:rFonts w:ascii="Arial" w:hAnsi="Arial" w:cs="Arial"/>
                  <w:noProof/>
                  <w:sz w:val="24"/>
                  <w:szCs w:val="24"/>
                  <w:lang w:eastAsia="ru-RU"/>
                </w:rPr>
                <w:drawing>
                  <wp:inline distT="0" distB="0" distL="0" distR="0" wp14:anchorId="307BCC43" wp14:editId="18580221">
                    <wp:extent cx="2160000" cy="251280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2512800"/>
                            </a:xfrm>
                            <a:prstGeom prst="rect">
                              <a:avLst/>
                            </a:prstGeom>
                          </pic:spPr>
                        </pic:pic>
                      </a:graphicData>
                    </a:graphic>
                  </wp:inline>
                </w:drawing>
              </w:r>
            </w:ins>
          </w:p>
        </w:tc>
      </w:tr>
    </w:tbl>
    <w:p w14:paraId="0FFFA5B9" w14:textId="4FDC573A" w:rsidR="005C4242" w:rsidDel="004F1779" w:rsidRDefault="005C4242" w:rsidP="005C4242">
      <w:pPr>
        <w:ind w:left="1701"/>
        <w:rPr>
          <w:del w:id="661" w:author="USER1" w:date="2020-10-26T10:29:00Z"/>
          <w:rFonts w:ascii="Times New Roman" w:hAnsi="Times New Roman" w:cs="Times New Roman"/>
          <w:sz w:val="28"/>
          <w:szCs w:val="28"/>
          <w:lang w:val="en-US"/>
        </w:rPr>
      </w:pPr>
      <w:del w:id="662" w:author="USER1" w:date="2020-10-26T10:28:00Z">
        <w:r w:rsidDel="004F1779">
          <w:rPr>
            <w:noProof/>
            <w:lang w:eastAsia="ru-RU"/>
          </w:rPr>
          <w:drawing>
            <wp:inline distT="0" distB="0" distL="0" distR="0" wp14:anchorId="19509C53" wp14:editId="689B3E42">
              <wp:extent cx="2953265" cy="3520980"/>
              <wp:effectExtent l="0" t="0" r="635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lindrical_Chamber_Config_37387_asm4.PNG"/>
                      <pic:cNvPicPr/>
                    </pic:nvPicPr>
                    <pic:blipFill rotWithShape="1">
                      <a:blip r:embed="rId10" cstate="print">
                        <a:extLst>
                          <a:ext uri="{28A0092B-C50C-407E-A947-70E740481C1C}">
                            <a14:useLocalDpi xmlns:a14="http://schemas.microsoft.com/office/drawing/2010/main" val="0"/>
                          </a:ext>
                        </a:extLst>
                      </a:blip>
                      <a:srcRect l="20943" t="8302" r="24275" b="16525"/>
                      <a:stretch/>
                    </pic:blipFill>
                    <pic:spPr bwMode="auto">
                      <a:xfrm>
                        <a:off x="0" y="0"/>
                        <a:ext cx="2973413" cy="3545001"/>
                      </a:xfrm>
                      <a:prstGeom prst="rect">
                        <a:avLst/>
                      </a:prstGeom>
                      <a:ln>
                        <a:noFill/>
                      </a:ln>
                      <a:extLst>
                        <a:ext uri="{53640926-AAD7-44D8-BBD7-CCE9431645EC}">
                          <a14:shadowObscured xmlns:a14="http://schemas.microsoft.com/office/drawing/2010/main"/>
                        </a:ext>
                      </a:extLst>
                    </pic:spPr>
                  </pic:pic>
                </a:graphicData>
              </a:graphic>
            </wp:inline>
          </w:drawing>
        </w:r>
      </w:del>
    </w:p>
    <w:p w14:paraId="6272FCB5" w14:textId="08B3F6D2" w:rsidR="005C4242" w:rsidRDefault="005C4242" w:rsidP="00F161AC">
      <w:pPr>
        <w:rPr>
          <w:rFonts w:ascii="Times New Roman" w:hAnsi="Times New Roman" w:cs="Times New Roman"/>
          <w:sz w:val="28"/>
          <w:szCs w:val="28"/>
          <w:lang w:val="en-US"/>
        </w:rPr>
      </w:pPr>
      <w:r>
        <w:rPr>
          <w:rFonts w:ascii="Times New Roman" w:hAnsi="Times New Roman" w:cs="Times New Roman"/>
          <w:sz w:val="28"/>
          <w:szCs w:val="28"/>
          <w:lang w:val="en-US"/>
        </w:rPr>
        <w:t>Figure 2. Scheme of assembling of the Schottky Pickup.</w:t>
      </w:r>
    </w:p>
    <w:p w14:paraId="1E76CCED" w14:textId="77777777" w:rsidR="005C4242" w:rsidRPr="00F161AC" w:rsidRDefault="005C4242" w:rsidP="00F161AC">
      <w:pPr>
        <w:rPr>
          <w:rFonts w:ascii="Times New Roman" w:hAnsi="Times New Roman" w:cs="Times New Roman"/>
          <w:sz w:val="28"/>
          <w:szCs w:val="28"/>
          <w:lang w:val="en-US"/>
        </w:rPr>
      </w:pPr>
    </w:p>
    <w:p w14:paraId="49B8572E" w14:textId="4202B56D" w:rsidR="00614699" w:rsidRDefault="00614699" w:rsidP="00614699">
      <w:pPr>
        <w:pStyle w:val="a4"/>
        <w:numPr>
          <w:ilvl w:val="0"/>
          <w:numId w:val="6"/>
        </w:numPr>
        <w:rPr>
          <w:rFonts w:ascii="Times New Roman" w:hAnsi="Times New Roman" w:cs="Times New Roman"/>
          <w:sz w:val="28"/>
          <w:szCs w:val="28"/>
          <w:lang w:val="en-US"/>
        </w:rPr>
      </w:pPr>
      <w:r w:rsidRPr="00614699">
        <w:rPr>
          <w:rFonts w:ascii="Times New Roman" w:hAnsi="Times New Roman" w:cs="Times New Roman"/>
          <w:sz w:val="28"/>
          <w:szCs w:val="28"/>
          <w:lang w:val="en-US"/>
        </w:rPr>
        <w:t xml:space="preserve">Set the </w:t>
      </w:r>
      <w:r>
        <w:rPr>
          <w:rFonts w:ascii="Times New Roman" w:hAnsi="Times New Roman" w:cs="Times New Roman"/>
          <w:sz w:val="28"/>
          <w:szCs w:val="28"/>
          <w:lang w:val="en-US"/>
        </w:rPr>
        <w:t>Schottky Pickup</w:t>
      </w:r>
      <w:r w:rsidRPr="00614699">
        <w:rPr>
          <w:rFonts w:ascii="Times New Roman" w:hAnsi="Times New Roman" w:cs="Times New Roman"/>
          <w:sz w:val="28"/>
          <w:szCs w:val="28"/>
          <w:lang w:val="en-US"/>
        </w:rPr>
        <w:t xml:space="preserve"> onto stand inside the dipole corrector;</w:t>
      </w:r>
    </w:p>
    <w:p w14:paraId="2834E695" w14:textId="313F0961" w:rsidR="00614699" w:rsidRDefault="00614699" w:rsidP="00614699">
      <w:pPr>
        <w:pStyle w:val="a4"/>
        <w:numPr>
          <w:ilvl w:val="0"/>
          <w:numId w:val="6"/>
        </w:numPr>
        <w:rPr>
          <w:ins w:id="663" w:author="USER1" w:date="2020-07-07T09:04:00Z"/>
          <w:rFonts w:ascii="Times New Roman" w:hAnsi="Times New Roman" w:cs="Times New Roman"/>
          <w:sz w:val="28"/>
          <w:szCs w:val="28"/>
          <w:lang w:val="en-US"/>
        </w:rPr>
      </w:pPr>
      <w:r w:rsidRPr="00614699">
        <w:rPr>
          <w:rFonts w:ascii="Times New Roman" w:hAnsi="Times New Roman" w:cs="Times New Roman"/>
          <w:sz w:val="28"/>
          <w:szCs w:val="28"/>
          <w:lang w:val="en-US"/>
        </w:rPr>
        <w:t xml:space="preserve">Align the </w:t>
      </w:r>
      <w:r>
        <w:rPr>
          <w:rFonts w:ascii="Times New Roman" w:hAnsi="Times New Roman" w:cs="Times New Roman"/>
          <w:sz w:val="28"/>
          <w:szCs w:val="28"/>
          <w:lang w:val="en-US"/>
        </w:rPr>
        <w:t>Schottky Pickup</w:t>
      </w:r>
      <w:r w:rsidRPr="00614699">
        <w:rPr>
          <w:rFonts w:ascii="Times New Roman" w:hAnsi="Times New Roman" w:cs="Times New Roman"/>
          <w:sz w:val="28"/>
          <w:szCs w:val="28"/>
          <w:lang w:val="en-US"/>
        </w:rPr>
        <w:t xml:space="preserve"> vessel on their stand using geodesic laser;</w:t>
      </w:r>
    </w:p>
    <w:p w14:paraId="5A579618" w14:textId="440B2ABD" w:rsidR="00E206BC" w:rsidRDefault="00E206BC" w:rsidP="00614699">
      <w:pPr>
        <w:pStyle w:val="a4"/>
        <w:numPr>
          <w:ilvl w:val="0"/>
          <w:numId w:val="6"/>
        </w:numPr>
        <w:rPr>
          <w:rFonts w:ascii="Times New Roman" w:hAnsi="Times New Roman" w:cs="Times New Roman"/>
          <w:sz w:val="28"/>
          <w:szCs w:val="28"/>
          <w:lang w:val="en-US"/>
        </w:rPr>
      </w:pPr>
      <w:ins w:id="664" w:author="USER1" w:date="2020-07-07T09:04:00Z">
        <w:r>
          <w:rPr>
            <w:rFonts w:ascii="Times New Roman" w:hAnsi="Times New Roman" w:cs="Times New Roman"/>
            <w:sz w:val="28"/>
            <w:szCs w:val="28"/>
            <w:lang w:val="en-US"/>
          </w:rPr>
          <w:t xml:space="preserve">Check and fine tune </w:t>
        </w:r>
      </w:ins>
      <w:ins w:id="665" w:author="USER1" w:date="2020-07-07T09:05:00Z">
        <w:r>
          <w:rPr>
            <w:rFonts w:ascii="Times New Roman" w:hAnsi="Times New Roman" w:cs="Times New Roman"/>
            <w:sz w:val="28"/>
            <w:szCs w:val="28"/>
            <w:lang w:val="en-US"/>
          </w:rPr>
          <w:t>of the electrodes position with screw mechanism;</w:t>
        </w:r>
      </w:ins>
    </w:p>
    <w:p w14:paraId="32B8F3E6" w14:textId="77777777" w:rsidR="00614699" w:rsidRDefault="00614699" w:rsidP="00614699">
      <w:pPr>
        <w:pStyle w:val="a4"/>
        <w:numPr>
          <w:ilvl w:val="0"/>
          <w:numId w:val="6"/>
        </w:numPr>
        <w:rPr>
          <w:rFonts w:ascii="Times New Roman" w:hAnsi="Times New Roman" w:cs="Times New Roman"/>
          <w:sz w:val="28"/>
          <w:szCs w:val="28"/>
          <w:lang w:val="en-US"/>
        </w:rPr>
      </w:pPr>
      <w:r w:rsidRPr="00614699">
        <w:rPr>
          <w:rFonts w:ascii="Times New Roman" w:hAnsi="Times New Roman" w:cs="Times New Roman"/>
          <w:sz w:val="28"/>
          <w:szCs w:val="28"/>
          <w:lang w:val="en-US"/>
        </w:rPr>
        <w:t>Weld or screw the Schottky Pickup flanges with counterparts of CR vacuum system;</w:t>
      </w:r>
    </w:p>
    <w:p w14:paraId="0DDB076D" w14:textId="77777777" w:rsidR="00614699" w:rsidRDefault="00614699" w:rsidP="00614699">
      <w:pPr>
        <w:pStyle w:val="a4"/>
        <w:numPr>
          <w:ilvl w:val="0"/>
          <w:numId w:val="6"/>
        </w:numPr>
        <w:rPr>
          <w:rFonts w:ascii="Times New Roman" w:hAnsi="Times New Roman" w:cs="Times New Roman"/>
          <w:sz w:val="28"/>
          <w:szCs w:val="28"/>
          <w:lang w:val="en-US"/>
        </w:rPr>
      </w:pPr>
      <w:r w:rsidRPr="00614699">
        <w:rPr>
          <w:rFonts w:ascii="Times New Roman" w:hAnsi="Times New Roman" w:cs="Times New Roman"/>
          <w:sz w:val="28"/>
          <w:szCs w:val="28"/>
          <w:lang w:val="en-US"/>
        </w:rPr>
        <w:t>Connect the RF signal cables to the Schottky Pickup signal output feedthroughs;</w:t>
      </w:r>
    </w:p>
    <w:p w14:paraId="3F40DE34" w14:textId="3D6F8850" w:rsidR="00614699" w:rsidRPr="001369BC" w:rsidRDefault="00614699" w:rsidP="00614699">
      <w:pPr>
        <w:pStyle w:val="a4"/>
        <w:numPr>
          <w:ilvl w:val="0"/>
          <w:numId w:val="6"/>
        </w:numPr>
        <w:rPr>
          <w:rFonts w:ascii="Times New Roman" w:hAnsi="Times New Roman" w:cs="Times New Roman"/>
          <w:sz w:val="28"/>
          <w:szCs w:val="28"/>
          <w:lang w:val="en-US"/>
        </w:rPr>
      </w:pPr>
      <w:r w:rsidRPr="00614699">
        <w:rPr>
          <w:rFonts w:ascii="Times New Roman" w:hAnsi="Times New Roman" w:cs="Times New Roman"/>
          <w:sz w:val="28"/>
          <w:szCs w:val="28"/>
          <w:lang w:val="en-US"/>
        </w:rPr>
        <w:t>Connect the control and power supply cables to the Schottky Pickup analog preamplifiers.</w:t>
      </w:r>
    </w:p>
    <w:p w14:paraId="2A9F9B5D" w14:textId="41A89118" w:rsidR="001369BC" w:rsidRDefault="001369BC" w:rsidP="004F209B">
      <w:pPr>
        <w:jc w:val="both"/>
        <w:rPr>
          <w:ins w:id="666" w:author="USER1" w:date="2020-07-07T10:15:00Z"/>
          <w:rFonts w:ascii="Times New Roman" w:hAnsi="Times New Roman" w:cs="Times New Roman"/>
          <w:sz w:val="28"/>
          <w:szCs w:val="28"/>
          <w:lang w:val="en-US"/>
        </w:rPr>
      </w:pPr>
      <w:r w:rsidRPr="001369BC">
        <w:rPr>
          <w:rFonts w:ascii="Times New Roman" w:hAnsi="Times New Roman" w:cs="Times New Roman"/>
          <w:sz w:val="28"/>
          <w:szCs w:val="28"/>
          <w:lang w:val="en-US"/>
        </w:rPr>
        <w:t>Mechanical dimensions useful for the installation are given in the drawings delivered with the scraper. The wiring diagrams useful for the electrical connections are given in the drawings or technical specifications delivered with the scraper.</w:t>
      </w:r>
    </w:p>
    <w:p w14:paraId="7AD31105" w14:textId="73D5CF07" w:rsidR="00F54501" w:rsidRDefault="00F54501" w:rsidP="004F209B">
      <w:pPr>
        <w:jc w:val="both"/>
        <w:rPr>
          <w:ins w:id="667" w:author="USER1" w:date="2020-07-07T10:15:00Z"/>
          <w:rFonts w:ascii="Times New Roman" w:hAnsi="Times New Roman" w:cs="Times New Roman"/>
          <w:sz w:val="28"/>
          <w:szCs w:val="28"/>
          <w:lang w:val="en-US"/>
        </w:rPr>
      </w:pPr>
    </w:p>
    <w:p w14:paraId="6C744117" w14:textId="28A37A6D" w:rsidR="00F54501" w:rsidRDefault="00F54501" w:rsidP="004F209B">
      <w:pPr>
        <w:jc w:val="both"/>
        <w:rPr>
          <w:ins w:id="668" w:author="USER1" w:date="2020-07-07T10:15:00Z"/>
          <w:rFonts w:ascii="Times New Roman" w:hAnsi="Times New Roman" w:cs="Times New Roman"/>
          <w:sz w:val="28"/>
          <w:szCs w:val="28"/>
          <w:lang w:val="en-US"/>
        </w:rPr>
      </w:pPr>
    </w:p>
    <w:p w14:paraId="229C65DD" w14:textId="77777777" w:rsidR="00F54501" w:rsidRPr="00614699" w:rsidRDefault="00F54501" w:rsidP="004F209B">
      <w:pPr>
        <w:jc w:val="both"/>
        <w:rPr>
          <w:rFonts w:ascii="Times New Roman" w:hAnsi="Times New Roman" w:cs="Times New Roman"/>
          <w:sz w:val="28"/>
          <w:szCs w:val="28"/>
          <w:lang w:val="en-US"/>
        </w:rPr>
      </w:pPr>
    </w:p>
    <w:p w14:paraId="6A0C6C2E" w14:textId="1F28E720" w:rsidR="00614699" w:rsidRPr="00614699" w:rsidRDefault="00614699" w:rsidP="009421E3">
      <w:pPr>
        <w:pStyle w:val="a4"/>
        <w:numPr>
          <w:ilvl w:val="0"/>
          <w:numId w:val="1"/>
        </w:numPr>
        <w:spacing w:after="240"/>
        <w:ind w:left="0" w:firstLine="0"/>
        <w:contextualSpacing w:val="0"/>
        <w:rPr>
          <w:rFonts w:ascii="Times New Roman" w:hAnsi="Times New Roman" w:cs="Times New Roman"/>
          <w:b/>
          <w:sz w:val="32"/>
          <w:szCs w:val="32"/>
          <w:lang w:val="en-US"/>
        </w:rPr>
      </w:pPr>
      <w:r>
        <w:rPr>
          <w:rFonts w:ascii="Times New Roman" w:hAnsi="Times New Roman" w:cs="Times New Roman"/>
          <w:b/>
          <w:sz w:val="32"/>
          <w:szCs w:val="32"/>
          <w:lang w:val="en-US"/>
        </w:rPr>
        <w:t>Operation</w:t>
      </w:r>
    </w:p>
    <w:p w14:paraId="66E5205A" w14:textId="77777777" w:rsidR="00614699" w:rsidRPr="00614699" w:rsidRDefault="00614699" w:rsidP="00614699">
      <w:pPr>
        <w:rPr>
          <w:rFonts w:ascii="Times New Roman" w:hAnsi="Times New Roman" w:cs="Times New Roman"/>
          <w:b/>
          <w:bCs/>
          <w:sz w:val="28"/>
          <w:szCs w:val="28"/>
          <w:lang w:val="en-US"/>
        </w:rPr>
      </w:pPr>
      <w:r w:rsidRPr="00614699">
        <w:rPr>
          <w:rFonts w:ascii="Times New Roman" w:hAnsi="Times New Roman" w:cs="Times New Roman"/>
          <w:b/>
          <w:bCs/>
          <w:sz w:val="28"/>
          <w:szCs w:val="28"/>
          <w:lang w:val="en-US"/>
        </w:rPr>
        <w:t>Operating conditions</w:t>
      </w:r>
    </w:p>
    <w:p w14:paraId="7F1706CA" w14:textId="60222B02" w:rsidR="00614699" w:rsidRDefault="00614699" w:rsidP="00614699">
      <w:pPr>
        <w:pStyle w:val="a4"/>
        <w:numPr>
          <w:ilvl w:val="0"/>
          <w:numId w:val="7"/>
        </w:numPr>
        <w:rPr>
          <w:rFonts w:ascii="Times New Roman" w:hAnsi="Times New Roman" w:cs="Times New Roman"/>
          <w:sz w:val="28"/>
          <w:szCs w:val="28"/>
          <w:lang w:val="en-US"/>
        </w:rPr>
      </w:pPr>
      <w:r w:rsidRPr="00614699">
        <w:rPr>
          <w:rFonts w:ascii="Times New Roman" w:hAnsi="Times New Roman" w:cs="Times New Roman"/>
          <w:sz w:val="28"/>
          <w:szCs w:val="28"/>
          <w:lang w:val="en-US"/>
        </w:rPr>
        <w:lastRenderedPageBreak/>
        <w:t>The Schottky Pickup are intended for use in a closed electrical installation at a temperature from 15°С to 35°С and humidity from 30% to 70%;</w:t>
      </w:r>
    </w:p>
    <w:p w14:paraId="316C7B61" w14:textId="44A6B935" w:rsidR="00614699" w:rsidRDefault="00614699" w:rsidP="00614699">
      <w:pPr>
        <w:pStyle w:val="a4"/>
        <w:numPr>
          <w:ilvl w:val="0"/>
          <w:numId w:val="7"/>
        </w:numPr>
        <w:rPr>
          <w:rFonts w:ascii="Times New Roman" w:hAnsi="Times New Roman" w:cs="Times New Roman"/>
          <w:sz w:val="28"/>
          <w:szCs w:val="28"/>
          <w:lang w:val="en-US"/>
        </w:rPr>
      </w:pPr>
      <w:r w:rsidRPr="00614699">
        <w:rPr>
          <w:rFonts w:ascii="Times New Roman" w:hAnsi="Times New Roman" w:cs="Times New Roman"/>
          <w:sz w:val="28"/>
          <w:szCs w:val="28"/>
          <w:lang w:val="en-US"/>
        </w:rPr>
        <w:t>Schottky Pickup have a remote control for the analog preamplifiers;</w:t>
      </w:r>
    </w:p>
    <w:p w14:paraId="676B51F0" w14:textId="011BACB3" w:rsidR="00614699" w:rsidRPr="00614699" w:rsidRDefault="00614699" w:rsidP="00614699">
      <w:pPr>
        <w:pStyle w:val="a4"/>
        <w:numPr>
          <w:ilvl w:val="0"/>
          <w:numId w:val="7"/>
        </w:numPr>
        <w:rPr>
          <w:rFonts w:ascii="Times New Roman" w:hAnsi="Times New Roman" w:cs="Times New Roman"/>
          <w:sz w:val="28"/>
          <w:szCs w:val="28"/>
          <w:lang w:val="en-US"/>
        </w:rPr>
      </w:pPr>
      <w:r w:rsidRPr="00614699">
        <w:rPr>
          <w:rFonts w:ascii="Times New Roman" w:hAnsi="Times New Roman" w:cs="Times New Roman"/>
          <w:sz w:val="28"/>
          <w:szCs w:val="28"/>
          <w:lang w:val="en-US"/>
        </w:rPr>
        <w:t>Never take off Schottky Pickup protections during operation.</w:t>
      </w:r>
    </w:p>
    <w:p w14:paraId="435C0A8D" w14:textId="3D0D9D10" w:rsidR="00614699" w:rsidRDefault="00614699" w:rsidP="009421E3">
      <w:pPr>
        <w:rPr>
          <w:rFonts w:ascii="Times New Roman" w:hAnsi="Times New Roman" w:cs="Times New Roman"/>
          <w:sz w:val="28"/>
          <w:szCs w:val="28"/>
          <w:lang w:val="en-US"/>
        </w:rPr>
      </w:pPr>
    </w:p>
    <w:p w14:paraId="4E4F407C" w14:textId="64B6112F" w:rsidR="00614699" w:rsidRPr="00E472C0" w:rsidRDefault="00614699" w:rsidP="009421E3">
      <w:pPr>
        <w:pStyle w:val="a4"/>
        <w:numPr>
          <w:ilvl w:val="0"/>
          <w:numId w:val="1"/>
        </w:numPr>
        <w:spacing w:after="240"/>
        <w:ind w:left="0" w:firstLine="0"/>
        <w:contextualSpacing w:val="0"/>
        <w:rPr>
          <w:rFonts w:ascii="Times New Roman" w:hAnsi="Times New Roman" w:cs="Times New Roman"/>
          <w:b/>
          <w:sz w:val="32"/>
          <w:szCs w:val="32"/>
          <w:lang w:val="en-US"/>
        </w:rPr>
      </w:pPr>
      <w:r w:rsidRPr="00614699">
        <w:rPr>
          <w:rFonts w:ascii="Times New Roman" w:hAnsi="Times New Roman" w:cs="Times New Roman"/>
          <w:b/>
          <w:sz w:val="32"/>
          <w:szCs w:val="32"/>
          <w:lang w:val="en-US"/>
        </w:rPr>
        <w:t>Troubleshooting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75"/>
        <w:gridCol w:w="7269"/>
      </w:tblGrid>
      <w:tr w:rsidR="00614699" w:rsidRPr="00614699" w14:paraId="46A13A75" w14:textId="77777777" w:rsidTr="00614699">
        <w:tc>
          <w:tcPr>
            <w:tcW w:w="0" w:type="auto"/>
            <w:tcBorders>
              <w:top w:val="single" w:sz="4" w:space="0" w:color="000000"/>
              <w:left w:val="single" w:sz="4" w:space="0" w:color="000000"/>
              <w:bottom w:val="single" w:sz="4" w:space="0" w:color="000000"/>
              <w:right w:val="single" w:sz="4" w:space="0" w:color="000000"/>
            </w:tcBorders>
            <w:shd w:val="clear" w:color="auto" w:fill="EFEFEF"/>
            <w:vAlign w:val="center"/>
            <w:hideMark/>
          </w:tcPr>
          <w:p w14:paraId="7281B66E" w14:textId="77777777" w:rsidR="00614699" w:rsidRPr="00614699" w:rsidRDefault="00614699" w:rsidP="00614699">
            <w:p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614699">
              <w:rPr>
                <w:rFonts w:ascii="TimesNewRomanPS" w:eastAsia="Times New Roman" w:hAnsi="TimesNewRomanPS" w:cs="Times New Roman"/>
                <w:b/>
                <w:bCs/>
                <w:sz w:val="28"/>
                <w:szCs w:val="28"/>
                <w:lang w:eastAsia="ru-RU"/>
              </w:rPr>
              <w:t>Problem</w:t>
            </w:r>
            <w:proofErr w:type="spellEnd"/>
            <w:r w:rsidRPr="00614699">
              <w:rPr>
                <w:rFonts w:ascii="TimesNewRomanPS" w:eastAsia="Times New Roman" w:hAnsi="TimesNewRomanPS" w:cs="Times New Roman"/>
                <w:b/>
                <w:bCs/>
                <w:sz w:val="28"/>
                <w:szCs w:val="28"/>
                <w:lang w:eastAsia="ru-RU"/>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EFEFEF"/>
            <w:vAlign w:val="center"/>
            <w:hideMark/>
          </w:tcPr>
          <w:p w14:paraId="754080FC" w14:textId="77777777" w:rsidR="00614699" w:rsidRPr="00614699" w:rsidRDefault="00614699" w:rsidP="00614699">
            <w:p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614699">
              <w:rPr>
                <w:rFonts w:ascii="TimesNewRomanPS" w:eastAsia="Times New Roman" w:hAnsi="TimesNewRomanPS" w:cs="Times New Roman"/>
                <w:b/>
                <w:bCs/>
                <w:sz w:val="28"/>
                <w:szCs w:val="28"/>
                <w:lang w:eastAsia="ru-RU"/>
              </w:rPr>
              <w:t>Action</w:t>
            </w:r>
            <w:proofErr w:type="spellEnd"/>
            <w:r w:rsidRPr="00614699">
              <w:rPr>
                <w:rFonts w:ascii="TimesNewRomanPS" w:eastAsia="Times New Roman" w:hAnsi="TimesNewRomanPS" w:cs="Times New Roman"/>
                <w:b/>
                <w:bCs/>
                <w:sz w:val="28"/>
                <w:szCs w:val="28"/>
                <w:lang w:eastAsia="ru-RU"/>
              </w:rPr>
              <w:t xml:space="preserve"> </w:t>
            </w:r>
          </w:p>
        </w:tc>
      </w:tr>
      <w:tr w:rsidR="00614699" w:rsidRPr="004B35D9" w14:paraId="70011CB9" w14:textId="77777777" w:rsidTr="00614699">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24C7E89" w14:textId="77777777" w:rsidR="00614699" w:rsidRPr="00614699" w:rsidRDefault="00614699" w:rsidP="00614699">
            <w:p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614699">
              <w:rPr>
                <w:rFonts w:ascii="TimesNewRomanPSMT" w:eastAsia="Times New Roman" w:hAnsi="TimesNewRomanPSMT" w:cs="Times New Roman"/>
                <w:sz w:val="28"/>
                <w:szCs w:val="28"/>
                <w:lang w:eastAsia="ru-RU"/>
              </w:rPr>
              <w:t>Signal</w:t>
            </w:r>
            <w:proofErr w:type="spellEnd"/>
            <w:r w:rsidRPr="00614699">
              <w:rPr>
                <w:rFonts w:ascii="TimesNewRomanPSMT" w:eastAsia="Times New Roman" w:hAnsi="TimesNewRomanPSMT" w:cs="Times New Roman"/>
                <w:sz w:val="28"/>
                <w:szCs w:val="28"/>
                <w:lang w:eastAsia="ru-RU"/>
              </w:rPr>
              <w:t xml:space="preserve"> </w:t>
            </w:r>
            <w:proofErr w:type="spellStart"/>
            <w:r w:rsidRPr="00614699">
              <w:rPr>
                <w:rFonts w:ascii="TimesNewRomanPSMT" w:eastAsia="Times New Roman" w:hAnsi="TimesNewRomanPSMT" w:cs="Times New Roman"/>
                <w:sz w:val="28"/>
                <w:szCs w:val="28"/>
                <w:lang w:eastAsia="ru-RU"/>
              </w:rPr>
              <w:t>lost</w:t>
            </w:r>
            <w:proofErr w:type="spellEnd"/>
            <w:r w:rsidRPr="00614699">
              <w:rPr>
                <w:rFonts w:ascii="TimesNewRomanPSMT" w:eastAsia="Times New Roman" w:hAnsi="TimesNewRomanPSMT" w:cs="Times New Roman"/>
                <w:sz w:val="28"/>
                <w:szCs w:val="28"/>
                <w:lang w:eastAsia="ru-RU"/>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A9BE7F" w14:textId="77777777" w:rsidR="00E472C0" w:rsidRPr="00E472C0" w:rsidRDefault="00614699" w:rsidP="00E472C0">
            <w:pPr>
              <w:pStyle w:val="a4"/>
              <w:numPr>
                <w:ilvl w:val="0"/>
                <w:numId w:val="9"/>
              </w:numPr>
              <w:spacing w:before="100" w:beforeAutospacing="1" w:after="100" w:afterAutospacing="1" w:line="240" w:lineRule="auto"/>
              <w:rPr>
                <w:rFonts w:ascii="Times New Roman" w:eastAsia="Times New Roman" w:hAnsi="Times New Roman" w:cs="Times New Roman"/>
                <w:sz w:val="28"/>
                <w:szCs w:val="28"/>
                <w:lang w:val="en-US" w:eastAsia="ru-RU"/>
              </w:rPr>
            </w:pPr>
            <w:r w:rsidRPr="00E472C0">
              <w:rPr>
                <w:rFonts w:ascii="TimesNewRomanPSMT" w:eastAsia="Times New Roman" w:hAnsi="TimesNewRomanPSMT" w:cs="Times New Roman"/>
                <w:sz w:val="28"/>
                <w:szCs w:val="28"/>
                <w:lang w:val="en-US" w:eastAsia="ru-RU"/>
              </w:rPr>
              <w:t>Check RF cables connection (</w:t>
            </w:r>
            <w:r w:rsidRPr="00E472C0">
              <w:rPr>
                <w:rFonts w:ascii="Times New Roman" w:hAnsi="Times New Roman" w:cs="Times New Roman"/>
                <w:sz w:val="28"/>
                <w:szCs w:val="28"/>
                <w:lang w:val="en-US"/>
              </w:rPr>
              <w:t>Schottky Pickup</w:t>
            </w:r>
            <w:r w:rsidRPr="00E472C0">
              <w:rPr>
                <w:rFonts w:ascii="TimesNewRomanPSMT" w:eastAsia="Times New Roman" w:hAnsi="TimesNewRomanPSMT" w:cs="Times New Roman"/>
                <w:sz w:val="28"/>
                <w:szCs w:val="28"/>
                <w:lang w:val="en-US" w:eastAsia="ru-RU"/>
              </w:rPr>
              <w:t xml:space="preserve">, analog preamplifier); </w:t>
            </w:r>
          </w:p>
          <w:p w14:paraId="4297AEE3" w14:textId="77777777" w:rsidR="00E472C0" w:rsidRPr="00E472C0" w:rsidRDefault="00614699" w:rsidP="00E472C0">
            <w:pPr>
              <w:pStyle w:val="a4"/>
              <w:numPr>
                <w:ilvl w:val="0"/>
                <w:numId w:val="9"/>
              </w:numPr>
              <w:spacing w:before="100" w:beforeAutospacing="1" w:after="100" w:afterAutospacing="1" w:line="240" w:lineRule="auto"/>
              <w:rPr>
                <w:rFonts w:ascii="Times New Roman" w:eastAsia="Times New Roman" w:hAnsi="Times New Roman" w:cs="Times New Roman"/>
                <w:sz w:val="28"/>
                <w:szCs w:val="28"/>
                <w:lang w:val="en-US" w:eastAsia="ru-RU"/>
              </w:rPr>
            </w:pPr>
            <w:r w:rsidRPr="00E472C0">
              <w:rPr>
                <w:rFonts w:ascii="TimesNewRomanPSMT" w:eastAsia="Times New Roman" w:hAnsi="TimesNewRomanPSMT" w:cs="Times New Roman"/>
                <w:sz w:val="28"/>
                <w:szCs w:val="28"/>
                <w:lang w:val="en-US" w:eastAsia="ru-RU"/>
              </w:rPr>
              <w:t xml:space="preserve">Check analog preamplifiers power supplies; </w:t>
            </w:r>
          </w:p>
          <w:p w14:paraId="51A2DCE5" w14:textId="1E767C9F" w:rsidR="00614699" w:rsidRPr="00E472C0" w:rsidRDefault="00614699" w:rsidP="00E472C0">
            <w:pPr>
              <w:pStyle w:val="a4"/>
              <w:numPr>
                <w:ilvl w:val="0"/>
                <w:numId w:val="9"/>
              </w:numPr>
              <w:spacing w:before="100" w:beforeAutospacing="1" w:after="100" w:afterAutospacing="1" w:line="240" w:lineRule="auto"/>
              <w:rPr>
                <w:rFonts w:ascii="Times New Roman" w:eastAsia="Times New Roman" w:hAnsi="Times New Roman" w:cs="Times New Roman"/>
                <w:sz w:val="28"/>
                <w:szCs w:val="28"/>
                <w:lang w:val="en-US" w:eastAsia="ru-RU"/>
              </w:rPr>
            </w:pPr>
            <w:r w:rsidRPr="00E472C0">
              <w:rPr>
                <w:rFonts w:ascii="TimesNewRomanPSMT" w:eastAsia="Times New Roman" w:hAnsi="TimesNewRomanPSMT" w:cs="Times New Roman"/>
                <w:sz w:val="28"/>
                <w:szCs w:val="28"/>
                <w:lang w:val="en-US" w:eastAsia="ru-RU"/>
              </w:rPr>
              <w:t xml:space="preserve">Check digital electronics (according their troubleshooting list). </w:t>
            </w:r>
          </w:p>
        </w:tc>
      </w:tr>
      <w:tr w:rsidR="00A20F38" w:rsidRPr="004B35D9" w14:paraId="3B7A16A5" w14:textId="77777777" w:rsidTr="00614699">
        <w:trPr>
          <w:ins w:id="669" w:author="USER1" w:date="2020-10-26T10:15:00Z"/>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2217487A" w14:textId="2B951FF3" w:rsidR="00A20F38" w:rsidRPr="00A20F38" w:rsidRDefault="00A20F38" w:rsidP="00614699">
            <w:pPr>
              <w:spacing w:before="100" w:beforeAutospacing="1" w:after="100" w:afterAutospacing="1" w:line="240" w:lineRule="auto"/>
              <w:rPr>
                <w:ins w:id="670" w:author="USER1" w:date="2020-10-26T10:15:00Z"/>
                <w:rFonts w:ascii="TimesNewRomanPSMT" w:eastAsia="Times New Roman" w:hAnsi="TimesNewRomanPSMT" w:cs="Times New Roman"/>
                <w:sz w:val="28"/>
                <w:szCs w:val="28"/>
                <w:lang w:val="en-US" w:eastAsia="ru-RU"/>
                <w:rPrChange w:id="671" w:author="USER1" w:date="2020-10-26T10:15:00Z">
                  <w:rPr>
                    <w:ins w:id="672" w:author="USER1" w:date="2020-10-26T10:15:00Z"/>
                    <w:rFonts w:ascii="TimesNewRomanPSMT" w:eastAsia="Times New Roman" w:hAnsi="TimesNewRomanPSMT" w:cs="Times New Roman"/>
                    <w:sz w:val="28"/>
                    <w:szCs w:val="28"/>
                    <w:lang w:eastAsia="ru-RU"/>
                  </w:rPr>
                </w:rPrChange>
              </w:rPr>
            </w:pPr>
            <w:ins w:id="673" w:author="USER1" w:date="2020-10-26T10:15:00Z">
              <w:r>
                <w:rPr>
                  <w:rFonts w:ascii="TimesNewRomanPSMT" w:eastAsia="Times New Roman" w:hAnsi="TimesNewRomanPSMT" w:cs="Times New Roman"/>
                  <w:sz w:val="28"/>
                  <w:szCs w:val="28"/>
                  <w:lang w:val="en-US" w:eastAsia="ru-RU"/>
                </w:rPr>
                <w:t>Vacuum non-tightness</w:t>
              </w:r>
            </w:ins>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415BA256" w14:textId="77777777" w:rsidR="00A20F38" w:rsidRDefault="00A20F38" w:rsidP="00A20F38">
            <w:pPr>
              <w:pStyle w:val="a4"/>
              <w:numPr>
                <w:ilvl w:val="0"/>
                <w:numId w:val="9"/>
              </w:numPr>
              <w:spacing w:before="100" w:beforeAutospacing="1" w:after="100" w:afterAutospacing="1" w:line="240" w:lineRule="auto"/>
              <w:rPr>
                <w:ins w:id="674" w:author="USER1" w:date="2020-10-26T10:15:00Z"/>
                <w:rFonts w:ascii="TimesNewRomanPSMT" w:eastAsia="Times New Roman" w:hAnsi="TimesNewRomanPSMT" w:cs="Times New Roman"/>
                <w:sz w:val="28"/>
                <w:szCs w:val="28"/>
                <w:lang w:val="en-US" w:eastAsia="ru-RU"/>
              </w:rPr>
            </w:pPr>
            <w:ins w:id="675" w:author="USER1" w:date="2020-10-26T10:15:00Z">
              <w:r w:rsidRPr="00A20F38">
                <w:rPr>
                  <w:rFonts w:ascii="TimesNewRomanPSMT" w:eastAsia="Times New Roman" w:hAnsi="TimesNewRomanPSMT" w:cs="Times New Roman"/>
                  <w:sz w:val="28"/>
                  <w:szCs w:val="28"/>
                  <w:lang w:val="en-US" w:eastAsia="ru-RU"/>
                </w:rPr>
                <w:t>Leak check by helium leak detector;</w:t>
              </w:r>
            </w:ins>
          </w:p>
          <w:p w14:paraId="194B6AE3" w14:textId="77777777" w:rsidR="00A20F38" w:rsidRDefault="00A20F38" w:rsidP="00A20F38">
            <w:pPr>
              <w:pStyle w:val="a4"/>
              <w:numPr>
                <w:ilvl w:val="0"/>
                <w:numId w:val="9"/>
              </w:numPr>
              <w:spacing w:before="100" w:beforeAutospacing="1" w:after="100" w:afterAutospacing="1" w:line="240" w:lineRule="auto"/>
              <w:rPr>
                <w:ins w:id="676" w:author="USER1" w:date="2020-10-26T10:16:00Z"/>
                <w:rFonts w:ascii="TimesNewRomanPSMT" w:eastAsia="Times New Roman" w:hAnsi="TimesNewRomanPSMT" w:cs="Times New Roman"/>
                <w:sz w:val="28"/>
                <w:szCs w:val="28"/>
                <w:lang w:val="en-US" w:eastAsia="ru-RU"/>
              </w:rPr>
            </w:pPr>
            <w:ins w:id="677" w:author="USER1" w:date="2020-10-26T10:16:00Z">
              <w:r w:rsidRPr="00A20F38">
                <w:rPr>
                  <w:rFonts w:ascii="TimesNewRomanPSMT" w:eastAsia="Times New Roman" w:hAnsi="TimesNewRomanPSMT" w:cs="Times New Roman"/>
                  <w:sz w:val="28"/>
                  <w:szCs w:val="28"/>
                  <w:lang w:val="en-US" w:eastAsia="ru-RU"/>
                </w:rPr>
                <w:t>Eliminate the leak if possible;</w:t>
              </w:r>
            </w:ins>
          </w:p>
          <w:p w14:paraId="72442631" w14:textId="2C445F3C" w:rsidR="00A20F38" w:rsidRPr="00E472C0" w:rsidRDefault="00A20F38" w:rsidP="00A20F38">
            <w:pPr>
              <w:pStyle w:val="a4"/>
              <w:numPr>
                <w:ilvl w:val="0"/>
                <w:numId w:val="9"/>
              </w:numPr>
              <w:spacing w:before="100" w:beforeAutospacing="1" w:after="100" w:afterAutospacing="1" w:line="240" w:lineRule="auto"/>
              <w:rPr>
                <w:ins w:id="678" w:author="USER1" w:date="2020-10-26T10:15:00Z"/>
                <w:rFonts w:ascii="TimesNewRomanPSMT" w:eastAsia="Times New Roman" w:hAnsi="TimesNewRomanPSMT" w:cs="Times New Roman"/>
                <w:sz w:val="28"/>
                <w:szCs w:val="28"/>
                <w:lang w:val="en-US" w:eastAsia="ru-RU"/>
              </w:rPr>
            </w:pPr>
            <w:ins w:id="679" w:author="USER1" w:date="2020-10-26T10:16:00Z">
              <w:r w:rsidRPr="00A20F38">
                <w:rPr>
                  <w:rFonts w:ascii="TimesNewRomanPSMT" w:eastAsia="Times New Roman" w:hAnsi="TimesNewRomanPSMT" w:cs="Times New Roman"/>
                  <w:sz w:val="28"/>
                  <w:szCs w:val="28"/>
                  <w:lang w:val="en-US" w:eastAsia="ru-RU"/>
                </w:rPr>
                <w:t>Change on the new chamber.</w:t>
              </w:r>
            </w:ins>
          </w:p>
        </w:tc>
      </w:tr>
    </w:tbl>
    <w:p w14:paraId="0FBBF0D0" w14:textId="381219F6" w:rsidR="00614699" w:rsidRDefault="00614699">
      <w:pPr>
        <w:rPr>
          <w:rFonts w:ascii="Times New Roman" w:hAnsi="Times New Roman" w:cs="Times New Roman"/>
          <w:sz w:val="28"/>
          <w:szCs w:val="28"/>
          <w:lang w:val="en-US"/>
        </w:rPr>
      </w:pPr>
    </w:p>
    <w:p w14:paraId="1024F194" w14:textId="74D5E7A9" w:rsidR="00E472C0" w:rsidRPr="00E472C0" w:rsidRDefault="00E472C0" w:rsidP="00E472C0">
      <w:pPr>
        <w:pStyle w:val="a4"/>
        <w:numPr>
          <w:ilvl w:val="0"/>
          <w:numId w:val="1"/>
        </w:numPr>
        <w:spacing w:after="240"/>
        <w:ind w:left="0" w:firstLine="0"/>
        <w:contextualSpacing w:val="0"/>
        <w:rPr>
          <w:rFonts w:ascii="Times New Roman" w:hAnsi="Times New Roman" w:cs="Times New Roman"/>
          <w:b/>
          <w:sz w:val="32"/>
          <w:szCs w:val="32"/>
          <w:lang w:val="en-US"/>
        </w:rPr>
      </w:pPr>
      <w:r w:rsidRPr="00E472C0">
        <w:rPr>
          <w:rFonts w:ascii="Times New Roman" w:hAnsi="Times New Roman" w:cs="Times New Roman"/>
          <w:b/>
          <w:sz w:val="32"/>
          <w:szCs w:val="32"/>
          <w:lang w:val="en-US"/>
        </w:rPr>
        <w:t>Maintenance</w:t>
      </w:r>
    </w:p>
    <w:p w14:paraId="023881A2" w14:textId="6B2DBE04" w:rsidR="00E472C0" w:rsidRPr="00E472C0" w:rsidRDefault="00E472C0" w:rsidP="00E472C0">
      <w:pPr>
        <w:rPr>
          <w:rFonts w:ascii="Times New Roman" w:hAnsi="Times New Roman" w:cs="Times New Roman"/>
          <w:sz w:val="28"/>
          <w:szCs w:val="28"/>
          <w:lang w:val="en-US"/>
        </w:rPr>
      </w:pPr>
      <w:r w:rsidRPr="00E472C0">
        <w:rPr>
          <w:rFonts w:ascii="Times New Roman" w:hAnsi="Times New Roman" w:cs="Times New Roman"/>
          <w:sz w:val="28"/>
          <w:szCs w:val="28"/>
          <w:lang w:val="en-US"/>
        </w:rPr>
        <w:t>Schottky Pickup should be inspected regularly at least twice a year.</w:t>
      </w:r>
    </w:p>
    <w:p w14:paraId="4CD1DC6C" w14:textId="77777777" w:rsidR="00E472C0" w:rsidRPr="00E472C0" w:rsidRDefault="00E472C0" w:rsidP="00E472C0">
      <w:pPr>
        <w:rPr>
          <w:rFonts w:ascii="Times New Roman" w:hAnsi="Times New Roman" w:cs="Times New Roman"/>
          <w:b/>
          <w:bCs/>
          <w:sz w:val="28"/>
          <w:szCs w:val="28"/>
          <w:lang w:val="en-US"/>
        </w:rPr>
      </w:pPr>
      <w:r w:rsidRPr="00E472C0">
        <w:rPr>
          <w:rFonts w:ascii="Times New Roman" w:hAnsi="Times New Roman" w:cs="Times New Roman"/>
          <w:b/>
          <w:bCs/>
          <w:sz w:val="28"/>
          <w:szCs w:val="28"/>
          <w:lang w:val="en-US"/>
        </w:rPr>
        <w:t>Regular inspections</w:t>
      </w:r>
    </w:p>
    <w:p w14:paraId="65A5143A" w14:textId="77777777" w:rsidR="00E472C0" w:rsidRDefault="00E472C0" w:rsidP="00E472C0">
      <w:pPr>
        <w:pStyle w:val="a4"/>
        <w:numPr>
          <w:ilvl w:val="0"/>
          <w:numId w:val="10"/>
        </w:numPr>
        <w:rPr>
          <w:rFonts w:ascii="Times New Roman" w:hAnsi="Times New Roman" w:cs="Times New Roman"/>
          <w:sz w:val="28"/>
          <w:szCs w:val="28"/>
          <w:lang w:val="en-US"/>
        </w:rPr>
      </w:pPr>
      <w:r w:rsidRPr="00E472C0">
        <w:rPr>
          <w:rFonts w:ascii="Times New Roman" w:hAnsi="Times New Roman" w:cs="Times New Roman"/>
          <w:sz w:val="28"/>
          <w:szCs w:val="28"/>
          <w:lang w:val="en-US"/>
        </w:rPr>
        <w:t>Visual inspection of welding lines;</w:t>
      </w:r>
    </w:p>
    <w:p w14:paraId="3EC068CA" w14:textId="77777777" w:rsidR="00E472C0" w:rsidRDefault="00E472C0" w:rsidP="00E472C0">
      <w:pPr>
        <w:pStyle w:val="a4"/>
        <w:numPr>
          <w:ilvl w:val="0"/>
          <w:numId w:val="10"/>
        </w:numPr>
        <w:rPr>
          <w:rFonts w:ascii="Times New Roman" w:hAnsi="Times New Roman" w:cs="Times New Roman"/>
          <w:sz w:val="28"/>
          <w:szCs w:val="28"/>
          <w:lang w:val="en-US"/>
        </w:rPr>
      </w:pPr>
      <w:r w:rsidRPr="00E472C0">
        <w:rPr>
          <w:rFonts w:ascii="Times New Roman" w:hAnsi="Times New Roman" w:cs="Times New Roman"/>
          <w:sz w:val="28"/>
          <w:szCs w:val="28"/>
          <w:lang w:val="en-US"/>
        </w:rPr>
        <w:t>Visual inspection of vacuum feedthroughs;</w:t>
      </w:r>
    </w:p>
    <w:p w14:paraId="4B1584C5" w14:textId="77777777" w:rsidR="00E472C0" w:rsidRDefault="00E472C0" w:rsidP="00E472C0">
      <w:pPr>
        <w:pStyle w:val="a4"/>
        <w:numPr>
          <w:ilvl w:val="0"/>
          <w:numId w:val="10"/>
        </w:numPr>
        <w:rPr>
          <w:rFonts w:ascii="Times New Roman" w:hAnsi="Times New Roman" w:cs="Times New Roman"/>
          <w:sz w:val="28"/>
          <w:szCs w:val="28"/>
          <w:lang w:val="en-US"/>
        </w:rPr>
      </w:pPr>
      <w:r w:rsidRPr="00E472C0">
        <w:rPr>
          <w:rFonts w:ascii="Times New Roman" w:hAnsi="Times New Roman" w:cs="Times New Roman"/>
          <w:sz w:val="28"/>
          <w:szCs w:val="28"/>
          <w:lang w:val="en-US"/>
        </w:rPr>
        <w:t>Inspection of cable insulation, electrical connections;</w:t>
      </w:r>
    </w:p>
    <w:p w14:paraId="30DEF042" w14:textId="77777777" w:rsidR="00A20F38" w:rsidRDefault="00E472C0" w:rsidP="00E472C0">
      <w:pPr>
        <w:pStyle w:val="a4"/>
        <w:numPr>
          <w:ilvl w:val="0"/>
          <w:numId w:val="10"/>
        </w:numPr>
        <w:rPr>
          <w:ins w:id="680" w:author="USER1" w:date="2020-10-26T10:16:00Z"/>
          <w:rFonts w:ascii="Times New Roman" w:hAnsi="Times New Roman" w:cs="Times New Roman"/>
          <w:sz w:val="28"/>
          <w:szCs w:val="28"/>
          <w:lang w:val="en-US"/>
        </w:rPr>
      </w:pPr>
      <w:r w:rsidRPr="00E472C0">
        <w:rPr>
          <w:rFonts w:ascii="Times New Roman" w:hAnsi="Times New Roman" w:cs="Times New Roman"/>
          <w:sz w:val="28"/>
          <w:szCs w:val="28"/>
          <w:lang w:val="en-US"/>
        </w:rPr>
        <w:t>Measure and compare the voltages of power supplies to the design value</w:t>
      </w:r>
      <w:ins w:id="681" w:author="USER1" w:date="2020-10-26T10:16:00Z">
        <w:r w:rsidR="00A20F38">
          <w:rPr>
            <w:rFonts w:ascii="Times New Roman" w:hAnsi="Times New Roman" w:cs="Times New Roman"/>
            <w:sz w:val="28"/>
            <w:szCs w:val="28"/>
            <w:lang w:val="en-US"/>
          </w:rPr>
          <w:t>;</w:t>
        </w:r>
      </w:ins>
    </w:p>
    <w:p w14:paraId="297AB975" w14:textId="5E996892" w:rsidR="00614699" w:rsidRDefault="00A20F38" w:rsidP="00A20F38">
      <w:pPr>
        <w:pStyle w:val="a4"/>
        <w:numPr>
          <w:ilvl w:val="0"/>
          <w:numId w:val="10"/>
        </w:numPr>
        <w:rPr>
          <w:ins w:id="682" w:author="USER1" w:date="2020-10-26T10:17:00Z"/>
          <w:rFonts w:ascii="Times New Roman" w:hAnsi="Times New Roman" w:cs="Times New Roman"/>
          <w:sz w:val="28"/>
          <w:szCs w:val="28"/>
          <w:lang w:val="en-US"/>
        </w:rPr>
      </w:pPr>
      <w:ins w:id="683" w:author="USER1" w:date="2020-10-26T10:16:00Z">
        <w:r w:rsidRPr="00A20F38">
          <w:rPr>
            <w:rFonts w:ascii="Times New Roman" w:hAnsi="Times New Roman" w:cs="Times New Roman"/>
            <w:sz w:val="28"/>
            <w:szCs w:val="28"/>
            <w:lang w:val="en-US"/>
          </w:rPr>
          <w:t>If applicable, visual inspection of vacuum measurement by gauges, RGA and current of turbo-pump rotation rate</w:t>
        </w:r>
      </w:ins>
      <w:del w:id="684" w:author="USER1" w:date="2020-10-26T10:16:00Z">
        <w:r w:rsidR="00E472C0" w:rsidRPr="00E472C0" w:rsidDel="00A20F38">
          <w:rPr>
            <w:rFonts w:ascii="Times New Roman" w:hAnsi="Times New Roman" w:cs="Times New Roman"/>
            <w:sz w:val="28"/>
            <w:szCs w:val="28"/>
            <w:lang w:val="en-US"/>
          </w:rPr>
          <w:delText>.</w:delText>
        </w:r>
      </w:del>
      <w:ins w:id="685" w:author="USER1" w:date="2020-10-26T10:17:00Z">
        <w:r>
          <w:rPr>
            <w:rFonts w:ascii="Times New Roman" w:hAnsi="Times New Roman" w:cs="Times New Roman"/>
            <w:sz w:val="28"/>
            <w:szCs w:val="28"/>
            <w:lang w:val="en-US"/>
          </w:rPr>
          <w:t>;</w:t>
        </w:r>
      </w:ins>
    </w:p>
    <w:p w14:paraId="3E4DA39F" w14:textId="2271C124" w:rsidR="00A20F38" w:rsidRPr="00E472C0" w:rsidRDefault="00A20F38" w:rsidP="00A20F38">
      <w:pPr>
        <w:pStyle w:val="a4"/>
        <w:numPr>
          <w:ilvl w:val="0"/>
          <w:numId w:val="10"/>
        </w:numPr>
        <w:rPr>
          <w:rFonts w:ascii="Times New Roman" w:hAnsi="Times New Roman" w:cs="Times New Roman"/>
          <w:sz w:val="28"/>
          <w:szCs w:val="28"/>
          <w:lang w:val="en-US"/>
        </w:rPr>
      </w:pPr>
      <w:ins w:id="686" w:author="USER1" w:date="2020-10-26T10:17:00Z">
        <w:r w:rsidRPr="00A20F38">
          <w:rPr>
            <w:rFonts w:ascii="Times New Roman" w:hAnsi="Times New Roman" w:cs="Times New Roman"/>
            <w:sz w:val="28"/>
            <w:szCs w:val="28"/>
            <w:lang w:val="en-US"/>
          </w:rPr>
          <w:t>If applicable, leak check (&lt; 1·10-10 mbar l/s for helium)</w:t>
        </w:r>
      </w:ins>
    </w:p>
    <w:p w14:paraId="64F6E4ED" w14:textId="6EB93C93" w:rsidR="00614699" w:rsidRDefault="00614699">
      <w:pPr>
        <w:rPr>
          <w:rFonts w:ascii="Times New Roman" w:hAnsi="Times New Roman" w:cs="Times New Roman"/>
          <w:sz w:val="28"/>
          <w:szCs w:val="28"/>
          <w:lang w:val="en-US"/>
        </w:rPr>
      </w:pPr>
    </w:p>
    <w:p w14:paraId="6DD7CF93" w14:textId="26FED668" w:rsidR="00E92870" w:rsidRPr="00E472C0" w:rsidRDefault="00E92870" w:rsidP="00E92870">
      <w:pPr>
        <w:pStyle w:val="a4"/>
        <w:numPr>
          <w:ilvl w:val="0"/>
          <w:numId w:val="1"/>
        </w:numPr>
        <w:spacing w:after="240"/>
        <w:ind w:left="0" w:firstLine="0"/>
        <w:contextualSpacing w:val="0"/>
        <w:rPr>
          <w:rFonts w:ascii="Times New Roman" w:hAnsi="Times New Roman" w:cs="Times New Roman"/>
          <w:b/>
          <w:sz w:val="32"/>
          <w:szCs w:val="32"/>
          <w:lang w:val="en-US"/>
        </w:rPr>
      </w:pPr>
      <w:r w:rsidRPr="00E92870">
        <w:rPr>
          <w:rFonts w:ascii="Times New Roman" w:hAnsi="Times New Roman" w:cs="Times New Roman"/>
          <w:b/>
          <w:sz w:val="32"/>
          <w:szCs w:val="32"/>
          <w:lang w:val="en-US"/>
        </w:rPr>
        <w:t>Storage</w:t>
      </w:r>
    </w:p>
    <w:p w14:paraId="1700C8DD" w14:textId="436A56CA" w:rsidR="00E92870" w:rsidRPr="00E92870" w:rsidRDefault="00E92870" w:rsidP="00E92870">
      <w:pPr>
        <w:rPr>
          <w:rFonts w:ascii="Times New Roman" w:hAnsi="Times New Roman" w:cs="Times New Roman"/>
          <w:sz w:val="28"/>
          <w:szCs w:val="28"/>
          <w:lang w:val="en-US"/>
        </w:rPr>
      </w:pPr>
      <w:r w:rsidRPr="00E92870">
        <w:rPr>
          <w:rFonts w:ascii="Times New Roman" w:hAnsi="Times New Roman" w:cs="Times New Roman"/>
          <w:sz w:val="28"/>
          <w:szCs w:val="28"/>
          <w:lang w:val="en-US"/>
        </w:rPr>
        <w:lastRenderedPageBreak/>
        <w:t xml:space="preserve">Storage conditions of the </w:t>
      </w:r>
      <w:r w:rsidRPr="00E472C0">
        <w:rPr>
          <w:rFonts w:ascii="Times New Roman" w:hAnsi="Times New Roman" w:cs="Times New Roman"/>
          <w:sz w:val="28"/>
          <w:szCs w:val="28"/>
          <w:lang w:val="en-US"/>
        </w:rPr>
        <w:t>Schottky Pickup</w:t>
      </w:r>
      <w:r w:rsidRPr="00E92870">
        <w:rPr>
          <w:rFonts w:ascii="Times New Roman" w:hAnsi="Times New Roman" w:cs="Times New Roman"/>
          <w:sz w:val="28"/>
          <w:szCs w:val="28"/>
          <w:lang w:val="en-US"/>
        </w:rPr>
        <w:t xml:space="preserve"> shall provide preservation of product quality obtained during its production.</w:t>
      </w:r>
    </w:p>
    <w:p w14:paraId="5355C37F" w14:textId="14268514" w:rsidR="00614699" w:rsidRDefault="00E92870" w:rsidP="00E92870">
      <w:pPr>
        <w:rPr>
          <w:rFonts w:ascii="Times New Roman" w:hAnsi="Times New Roman" w:cs="Times New Roman"/>
          <w:sz w:val="28"/>
          <w:szCs w:val="28"/>
          <w:lang w:val="en-US"/>
        </w:rPr>
      </w:pPr>
      <w:r w:rsidRPr="00E92870">
        <w:rPr>
          <w:rFonts w:ascii="Times New Roman" w:hAnsi="Times New Roman" w:cs="Times New Roman"/>
          <w:sz w:val="28"/>
          <w:szCs w:val="28"/>
          <w:lang w:val="en-US"/>
        </w:rPr>
        <w:t>Be sure you keep the product in a dry place that cannot span high humidity. Storage temperature is from 5°C to 40°C, storage humidity is from 30% to 70%. Storage area should be free of dust, acid and alkaline vapors, corrosive gases and other contaminants causing corrosion and destruction of the coatings.</w:t>
      </w:r>
    </w:p>
    <w:p w14:paraId="6D430456" w14:textId="7C33F4C6" w:rsidR="00E472C0" w:rsidDel="005B35E2" w:rsidRDefault="00E472C0">
      <w:pPr>
        <w:rPr>
          <w:del w:id="687" w:author="USER1" w:date="2020-07-07T10:15:00Z"/>
          <w:rFonts w:ascii="Times New Roman" w:hAnsi="Times New Roman" w:cs="Times New Roman"/>
          <w:sz w:val="28"/>
          <w:szCs w:val="28"/>
          <w:lang w:val="en-US"/>
        </w:rPr>
      </w:pPr>
    </w:p>
    <w:p w14:paraId="59C0DC70" w14:textId="450BDDA3" w:rsidR="004F209B" w:rsidDel="005B35E2" w:rsidRDefault="004F209B">
      <w:pPr>
        <w:rPr>
          <w:del w:id="688" w:author="USER1" w:date="2020-07-07T10:15:00Z"/>
          <w:rFonts w:ascii="Times New Roman" w:hAnsi="Times New Roman" w:cs="Times New Roman"/>
          <w:sz w:val="28"/>
          <w:szCs w:val="28"/>
          <w:lang w:val="en-US"/>
        </w:rPr>
      </w:pPr>
    </w:p>
    <w:p w14:paraId="59484889" w14:textId="4DE4D5BA" w:rsidR="004F209B" w:rsidDel="005B35E2" w:rsidRDefault="004F209B">
      <w:pPr>
        <w:rPr>
          <w:del w:id="689" w:author="USER1" w:date="2020-07-07T10:15:00Z"/>
          <w:rFonts w:ascii="Times New Roman" w:hAnsi="Times New Roman" w:cs="Times New Roman"/>
          <w:sz w:val="28"/>
          <w:szCs w:val="28"/>
          <w:lang w:val="en-US"/>
        </w:rPr>
      </w:pPr>
    </w:p>
    <w:p w14:paraId="7C7A2CAD" w14:textId="46AEC20E" w:rsidR="00E92870" w:rsidRPr="00E92870" w:rsidRDefault="00E92870" w:rsidP="00E92870">
      <w:pPr>
        <w:pStyle w:val="a4"/>
        <w:numPr>
          <w:ilvl w:val="0"/>
          <w:numId w:val="1"/>
        </w:numPr>
        <w:spacing w:after="240"/>
        <w:ind w:left="0" w:firstLine="0"/>
        <w:contextualSpacing w:val="0"/>
        <w:rPr>
          <w:rFonts w:ascii="Times New Roman" w:hAnsi="Times New Roman" w:cs="Times New Roman"/>
          <w:b/>
          <w:sz w:val="32"/>
          <w:szCs w:val="32"/>
          <w:lang w:val="en-US"/>
        </w:rPr>
      </w:pPr>
      <w:r w:rsidRPr="00E92870">
        <w:rPr>
          <w:rFonts w:ascii="Times New Roman" w:hAnsi="Times New Roman" w:cs="Times New Roman"/>
          <w:b/>
          <w:sz w:val="32"/>
          <w:szCs w:val="32"/>
          <w:lang w:val="en-US"/>
        </w:rPr>
        <w:t>Recycling</w:t>
      </w:r>
    </w:p>
    <w:p w14:paraId="157CF27E" w14:textId="76938C17" w:rsidR="00E92870" w:rsidRPr="00E92870" w:rsidRDefault="00E92870" w:rsidP="00E92870">
      <w:pPr>
        <w:rPr>
          <w:rFonts w:ascii="Times New Roman" w:hAnsi="Times New Roman" w:cs="Times New Roman"/>
          <w:sz w:val="28"/>
          <w:szCs w:val="28"/>
          <w:lang w:val="en-US"/>
        </w:rPr>
      </w:pPr>
      <w:r w:rsidRPr="00E92870">
        <w:rPr>
          <w:rFonts w:ascii="Times New Roman" w:hAnsi="Times New Roman" w:cs="Times New Roman"/>
          <w:sz w:val="28"/>
          <w:szCs w:val="28"/>
          <w:lang w:val="en-US"/>
        </w:rPr>
        <w:t xml:space="preserve">At the end of the service life, recycling of the </w:t>
      </w:r>
      <w:r w:rsidRPr="00E472C0">
        <w:rPr>
          <w:rFonts w:ascii="Times New Roman" w:hAnsi="Times New Roman" w:cs="Times New Roman"/>
          <w:sz w:val="28"/>
          <w:szCs w:val="28"/>
          <w:lang w:val="en-US"/>
        </w:rPr>
        <w:t>Schottky Pickup</w:t>
      </w:r>
      <w:r w:rsidRPr="00E92870">
        <w:rPr>
          <w:rFonts w:ascii="Times New Roman" w:hAnsi="Times New Roman" w:cs="Times New Roman"/>
          <w:sz w:val="28"/>
          <w:szCs w:val="28"/>
          <w:lang w:val="en-US"/>
        </w:rPr>
        <w:t xml:space="preserve"> is carried out by the owner at its own discretion.</w:t>
      </w:r>
    </w:p>
    <w:p w14:paraId="756F7EDF" w14:textId="78A22578" w:rsidR="00E92870" w:rsidRPr="00E92870" w:rsidRDefault="00E92870" w:rsidP="00E92870">
      <w:pPr>
        <w:rPr>
          <w:rFonts w:ascii="Times New Roman" w:hAnsi="Times New Roman" w:cs="Times New Roman"/>
          <w:sz w:val="28"/>
          <w:szCs w:val="28"/>
          <w:lang w:val="en-US"/>
        </w:rPr>
      </w:pPr>
      <w:r w:rsidRPr="00E92870">
        <w:rPr>
          <w:rFonts w:ascii="Times New Roman" w:hAnsi="Times New Roman" w:cs="Times New Roman"/>
          <w:sz w:val="28"/>
          <w:szCs w:val="28"/>
          <w:lang w:val="en-US"/>
        </w:rPr>
        <w:t xml:space="preserve">The </w:t>
      </w:r>
      <w:r w:rsidRPr="00E472C0">
        <w:rPr>
          <w:rFonts w:ascii="Times New Roman" w:hAnsi="Times New Roman" w:cs="Times New Roman"/>
          <w:sz w:val="28"/>
          <w:szCs w:val="28"/>
          <w:lang w:val="en-US"/>
        </w:rPr>
        <w:t>Schottky Pickup</w:t>
      </w:r>
      <w:r w:rsidRPr="00E92870">
        <w:rPr>
          <w:rFonts w:ascii="Times New Roman" w:hAnsi="Times New Roman" w:cs="Times New Roman"/>
          <w:sz w:val="28"/>
          <w:szCs w:val="28"/>
          <w:lang w:val="en-US"/>
        </w:rPr>
        <w:t xml:space="preserve"> has to be checked for radiation before recycling. Further special requirements for safety and disposal are not imposed. It is generally accepted the use of basic means of recycling which are used for the other electrical equipment.</w:t>
      </w:r>
    </w:p>
    <w:p w14:paraId="05DE7ACF" w14:textId="382F9C95" w:rsidR="00E472C0" w:rsidRDefault="00E92870" w:rsidP="00E92870">
      <w:pPr>
        <w:rPr>
          <w:rFonts w:ascii="Times New Roman" w:hAnsi="Times New Roman" w:cs="Times New Roman"/>
          <w:sz w:val="28"/>
          <w:szCs w:val="28"/>
          <w:lang w:val="en-US"/>
        </w:rPr>
      </w:pPr>
      <w:r w:rsidRPr="00E472C0">
        <w:rPr>
          <w:rFonts w:ascii="Times New Roman" w:hAnsi="Times New Roman" w:cs="Times New Roman"/>
          <w:sz w:val="28"/>
          <w:szCs w:val="28"/>
          <w:lang w:val="en-US"/>
        </w:rPr>
        <w:t>Schottky Pickup</w:t>
      </w:r>
      <w:r w:rsidRPr="00E92870">
        <w:rPr>
          <w:rFonts w:ascii="Times New Roman" w:hAnsi="Times New Roman" w:cs="Times New Roman"/>
          <w:sz w:val="28"/>
          <w:szCs w:val="28"/>
          <w:lang w:val="en-US"/>
        </w:rPr>
        <w:t xml:space="preserve"> and its components do not contain precious metals and alloys. Materials used for packaging can be completely recycled.</w:t>
      </w:r>
    </w:p>
    <w:sectPr w:rsidR="00E472C0" w:rsidSect="004E5F9B">
      <w:headerReference w:type="default" r:id="rId11"/>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306478" w14:textId="77777777" w:rsidR="00DC0780" w:rsidRDefault="00DC0780" w:rsidP="00282785">
      <w:pPr>
        <w:spacing w:after="0" w:line="240" w:lineRule="auto"/>
      </w:pPr>
      <w:r>
        <w:separator/>
      </w:r>
    </w:p>
  </w:endnote>
  <w:endnote w:type="continuationSeparator" w:id="0">
    <w:p w14:paraId="56FB58F0" w14:textId="77777777" w:rsidR="00DC0780" w:rsidRDefault="00DC0780" w:rsidP="00282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318E0" w14:textId="77777777" w:rsidR="00DC0780" w:rsidRDefault="00DC0780" w:rsidP="00282785">
      <w:pPr>
        <w:spacing w:after="0" w:line="240" w:lineRule="auto"/>
      </w:pPr>
      <w:r>
        <w:separator/>
      </w:r>
    </w:p>
  </w:footnote>
  <w:footnote w:type="continuationSeparator" w:id="0">
    <w:p w14:paraId="3ED2305A" w14:textId="77777777" w:rsidR="00DC0780" w:rsidRDefault="00DC0780" w:rsidP="00282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8236B" w14:textId="3B714DB1" w:rsidR="000A4EBA" w:rsidRDefault="000A4EBA">
    <w:pPr>
      <w:pStyle w:val="ac"/>
    </w:pPr>
  </w:p>
  <w:tbl>
    <w:tblPr>
      <w:tblStyle w:val="a3"/>
      <w:tblW w:w="0" w:type="auto"/>
      <w:tblLook w:val="04A0" w:firstRow="1" w:lastRow="0" w:firstColumn="1" w:lastColumn="0" w:noHBand="0" w:noVBand="1"/>
    </w:tblPr>
    <w:tblGrid>
      <w:gridCol w:w="1357"/>
      <w:gridCol w:w="1626"/>
      <w:gridCol w:w="1600"/>
      <w:gridCol w:w="3386"/>
      <w:gridCol w:w="1375"/>
    </w:tblGrid>
    <w:tr w:rsidR="000A4EBA" w14:paraId="2B26A121" w14:textId="77777777" w:rsidTr="00E301E4">
      <w:tc>
        <w:tcPr>
          <w:tcW w:w="1370" w:type="dxa"/>
          <w:vMerge w:val="restart"/>
          <w:tcBorders>
            <w:top w:val="single" w:sz="4" w:space="0" w:color="auto"/>
            <w:left w:val="single" w:sz="4" w:space="0" w:color="auto"/>
            <w:bottom w:val="single" w:sz="4" w:space="0" w:color="auto"/>
            <w:right w:val="single" w:sz="4" w:space="0" w:color="auto"/>
          </w:tcBorders>
          <w:hideMark/>
        </w:tcPr>
        <w:p w14:paraId="0013A567" w14:textId="77777777" w:rsidR="000A4EBA" w:rsidRDefault="000A4EBA" w:rsidP="00282785">
          <w:pPr>
            <w:pStyle w:val="ac"/>
          </w:pPr>
          <w:r>
            <w:rPr>
              <w:noProof/>
              <w:lang w:eastAsia="ru-RU"/>
            </w:rPr>
            <w:drawing>
              <wp:inline distT="0" distB="0" distL="0" distR="0" wp14:anchorId="1F62CAA0" wp14:editId="2C041512">
                <wp:extent cx="687705" cy="51371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705" cy="513715"/>
                        </a:xfrm>
                        <a:prstGeom prst="rect">
                          <a:avLst/>
                        </a:prstGeom>
                        <a:noFill/>
                        <a:ln>
                          <a:noFill/>
                        </a:ln>
                      </pic:spPr>
                    </pic:pic>
                  </a:graphicData>
                </a:graphic>
              </wp:inline>
            </w:drawing>
          </w:r>
        </w:p>
      </w:tc>
      <w:tc>
        <w:tcPr>
          <w:tcW w:w="1744" w:type="dxa"/>
          <w:tcBorders>
            <w:top w:val="single" w:sz="4" w:space="0" w:color="auto"/>
            <w:left w:val="single" w:sz="4" w:space="0" w:color="auto"/>
            <w:bottom w:val="single" w:sz="4" w:space="0" w:color="auto"/>
            <w:right w:val="single" w:sz="4" w:space="0" w:color="auto"/>
          </w:tcBorders>
          <w:hideMark/>
        </w:tcPr>
        <w:p w14:paraId="0CBD18B1" w14:textId="77777777" w:rsidR="000A4EBA" w:rsidRDefault="000A4EBA" w:rsidP="00282785">
          <w:pPr>
            <w:pStyle w:val="ac"/>
            <w:rPr>
              <w:lang w:val="en-US"/>
            </w:rPr>
          </w:pPr>
          <w:r>
            <w:rPr>
              <w:rFonts w:ascii="Times New Roman" w:hAnsi="Times New Roman"/>
              <w:sz w:val="18"/>
              <w:lang w:val="en-US"/>
            </w:rPr>
            <w:t xml:space="preserve">NRC </w:t>
          </w:r>
          <w:r>
            <w:rPr>
              <w:rFonts w:ascii="Times New Roman" w:hAnsi="Times New Roman"/>
              <w:sz w:val="18"/>
            </w:rPr>
            <w:t>«</w:t>
          </w:r>
          <w:proofErr w:type="spellStart"/>
          <w:r>
            <w:rPr>
              <w:rFonts w:ascii="Times New Roman" w:hAnsi="Times New Roman"/>
              <w:sz w:val="18"/>
              <w:lang w:val="en-US"/>
            </w:rPr>
            <w:t>Kurchatov</w:t>
          </w:r>
          <w:proofErr w:type="spellEnd"/>
          <w:r>
            <w:rPr>
              <w:rFonts w:ascii="Times New Roman" w:hAnsi="Times New Roman"/>
              <w:sz w:val="18"/>
              <w:lang w:val="en-US"/>
            </w:rPr>
            <w:t xml:space="preserve"> Institute</w:t>
          </w:r>
          <w:r>
            <w:rPr>
              <w:rFonts w:ascii="Times New Roman" w:hAnsi="Times New Roman"/>
              <w:sz w:val="18"/>
            </w:rPr>
            <w:t>»</w:t>
          </w:r>
          <w:r>
            <w:rPr>
              <w:rFonts w:ascii="Times New Roman" w:hAnsi="Times New Roman"/>
              <w:sz w:val="18"/>
              <w:lang w:val="en-US"/>
            </w:rPr>
            <w:t xml:space="preserve"> - ITEP</w:t>
          </w:r>
        </w:p>
      </w:tc>
      <w:tc>
        <w:tcPr>
          <w:tcW w:w="1711" w:type="dxa"/>
          <w:vMerge w:val="restart"/>
          <w:tcBorders>
            <w:top w:val="single" w:sz="4" w:space="0" w:color="auto"/>
            <w:left w:val="single" w:sz="4" w:space="0" w:color="auto"/>
            <w:bottom w:val="single" w:sz="4" w:space="0" w:color="auto"/>
            <w:right w:val="single" w:sz="4" w:space="0" w:color="auto"/>
          </w:tcBorders>
          <w:vAlign w:val="center"/>
          <w:hideMark/>
        </w:tcPr>
        <w:p w14:paraId="4D690196" w14:textId="77777777" w:rsidR="000A4EBA" w:rsidRDefault="000A4EBA" w:rsidP="00282785">
          <w:pPr>
            <w:pStyle w:val="ac"/>
            <w:rPr>
              <w:rFonts w:ascii="Times New Roman" w:hAnsi="Times New Roman"/>
              <w:sz w:val="18"/>
              <w:lang w:val="en-US"/>
            </w:rPr>
          </w:pPr>
          <w:r>
            <w:rPr>
              <w:rFonts w:ascii="Times New Roman" w:hAnsi="Times New Roman"/>
              <w:sz w:val="18"/>
              <w:lang w:val="en-US"/>
            </w:rPr>
            <w:t>Kind of Document:</w:t>
          </w:r>
        </w:p>
        <w:p w14:paraId="506EC355" w14:textId="479533E0" w:rsidR="000A4EBA" w:rsidRDefault="000A4EBA" w:rsidP="00282785">
          <w:pPr>
            <w:pStyle w:val="ac"/>
            <w:rPr>
              <w:rFonts w:ascii="Times New Roman" w:hAnsi="Times New Roman"/>
              <w:b/>
              <w:sz w:val="18"/>
              <w:lang w:val="en-US"/>
            </w:rPr>
          </w:pPr>
          <w:r w:rsidRPr="00D440A7">
            <w:rPr>
              <w:rFonts w:ascii="Times New Roman" w:hAnsi="Times New Roman"/>
              <w:b/>
              <w:sz w:val="18"/>
              <w:lang w:val="en-US"/>
            </w:rPr>
            <w:t>Installation and Operation manual</w:t>
          </w:r>
        </w:p>
      </w:tc>
      <w:tc>
        <w:tcPr>
          <w:tcW w:w="3108" w:type="dxa"/>
          <w:vMerge w:val="restart"/>
          <w:tcBorders>
            <w:top w:val="single" w:sz="4" w:space="0" w:color="auto"/>
            <w:left w:val="single" w:sz="4" w:space="0" w:color="auto"/>
            <w:bottom w:val="single" w:sz="4" w:space="0" w:color="auto"/>
            <w:right w:val="single" w:sz="4" w:space="0" w:color="auto"/>
          </w:tcBorders>
          <w:vAlign w:val="center"/>
          <w:hideMark/>
        </w:tcPr>
        <w:p w14:paraId="44487476" w14:textId="77777777" w:rsidR="000A4EBA" w:rsidRDefault="000A4EBA" w:rsidP="00282785">
          <w:pPr>
            <w:pStyle w:val="ac"/>
            <w:rPr>
              <w:rFonts w:ascii="Times New Roman" w:hAnsi="Times New Roman"/>
              <w:sz w:val="18"/>
              <w:lang w:val="en-US"/>
            </w:rPr>
          </w:pPr>
          <w:r>
            <w:rPr>
              <w:rFonts w:ascii="Times New Roman" w:hAnsi="Times New Roman"/>
              <w:sz w:val="18"/>
              <w:lang w:val="en-US"/>
            </w:rPr>
            <w:t>Document Number:</w:t>
          </w:r>
        </w:p>
        <w:p w14:paraId="2AA8B1E1" w14:textId="4A5444DC" w:rsidR="000A4EBA" w:rsidRDefault="000A4EBA">
          <w:pPr>
            <w:pStyle w:val="ac"/>
            <w:rPr>
              <w:rFonts w:ascii="Times New Roman" w:hAnsi="Times New Roman" w:cs="Times New Roman"/>
              <w:sz w:val="18"/>
              <w:szCs w:val="18"/>
              <w:lang w:val="en-US"/>
            </w:rPr>
          </w:pPr>
          <w:proofErr w:type="spellStart"/>
          <w:r>
            <w:rPr>
              <w:rFonts w:ascii="Times New Roman" w:hAnsi="Times New Roman" w:cs="Times New Roman"/>
              <w:sz w:val="18"/>
              <w:szCs w:val="18"/>
              <w:lang w:val="en-US"/>
            </w:rPr>
            <w:t>FCRDSCH_Installation_Operation_Manual</w:t>
          </w:r>
          <w:proofErr w:type="spellEnd"/>
        </w:p>
      </w:tc>
      <w:tc>
        <w:tcPr>
          <w:tcW w:w="1412" w:type="dxa"/>
          <w:tcBorders>
            <w:top w:val="single" w:sz="4" w:space="0" w:color="auto"/>
            <w:left w:val="single" w:sz="4" w:space="0" w:color="auto"/>
            <w:bottom w:val="single" w:sz="4" w:space="0" w:color="auto"/>
            <w:right w:val="single" w:sz="4" w:space="0" w:color="auto"/>
          </w:tcBorders>
          <w:vAlign w:val="center"/>
          <w:hideMark/>
        </w:tcPr>
        <w:p w14:paraId="78CB5271" w14:textId="1C8763EF" w:rsidR="000A4EBA" w:rsidRDefault="000A4EBA" w:rsidP="00A20F38">
          <w:pPr>
            <w:pStyle w:val="ac"/>
            <w:rPr>
              <w:lang w:val="en-US"/>
            </w:rPr>
          </w:pPr>
          <w:r w:rsidRPr="00E301E4">
            <w:rPr>
              <w:rFonts w:ascii="Times New Roman" w:hAnsi="Times New Roman"/>
              <w:sz w:val="18"/>
              <w:lang w:val="en-US"/>
            </w:rPr>
            <w:t>Date: 2</w:t>
          </w:r>
          <w:ins w:id="690" w:author="USER1" w:date="2020-10-26T10:17:00Z">
            <w:r w:rsidR="00A20F38">
              <w:rPr>
                <w:rFonts w:ascii="Times New Roman" w:hAnsi="Times New Roman"/>
                <w:sz w:val="18"/>
                <w:lang w:val="en-US"/>
              </w:rPr>
              <w:t>6</w:t>
            </w:r>
          </w:ins>
          <w:del w:id="691" w:author="USER1" w:date="2020-10-26T10:17:00Z">
            <w:r w:rsidRPr="00E301E4" w:rsidDel="00A20F38">
              <w:rPr>
                <w:rFonts w:ascii="Times New Roman" w:hAnsi="Times New Roman"/>
                <w:sz w:val="18"/>
                <w:lang w:val="en-US"/>
              </w:rPr>
              <w:delText>5</w:delText>
            </w:r>
          </w:del>
          <w:r w:rsidRPr="00E301E4">
            <w:rPr>
              <w:rFonts w:ascii="Times New Roman" w:hAnsi="Times New Roman"/>
              <w:sz w:val="18"/>
              <w:lang w:val="en-US"/>
            </w:rPr>
            <w:t>.</w:t>
          </w:r>
          <w:del w:id="692" w:author="USER1" w:date="2020-10-26T10:17:00Z">
            <w:r w:rsidRPr="00E301E4" w:rsidDel="00A20F38">
              <w:rPr>
                <w:rFonts w:ascii="Times New Roman" w:hAnsi="Times New Roman"/>
                <w:sz w:val="18"/>
                <w:lang w:val="en-US"/>
              </w:rPr>
              <w:delText>5</w:delText>
            </w:r>
          </w:del>
          <w:ins w:id="693" w:author="USER1" w:date="2020-10-26T10:17:00Z">
            <w:r w:rsidR="00A20F38">
              <w:rPr>
                <w:rFonts w:ascii="Times New Roman" w:hAnsi="Times New Roman"/>
                <w:sz w:val="18"/>
                <w:lang w:val="en-US"/>
              </w:rPr>
              <w:t>10</w:t>
            </w:r>
          </w:ins>
          <w:r w:rsidRPr="00E301E4">
            <w:rPr>
              <w:rFonts w:ascii="Times New Roman" w:hAnsi="Times New Roman"/>
              <w:sz w:val="18"/>
              <w:lang w:val="en-US"/>
            </w:rPr>
            <w:t>.2020</w:t>
          </w:r>
        </w:p>
      </w:tc>
    </w:tr>
    <w:tr w:rsidR="000A4EBA" w14:paraId="4EB5614E" w14:textId="77777777" w:rsidTr="00E301E4">
      <w:tc>
        <w:tcPr>
          <w:tcW w:w="0" w:type="auto"/>
          <w:vMerge/>
          <w:tcBorders>
            <w:top w:val="single" w:sz="4" w:space="0" w:color="auto"/>
            <w:left w:val="single" w:sz="4" w:space="0" w:color="auto"/>
            <w:bottom w:val="single" w:sz="4" w:space="0" w:color="auto"/>
            <w:right w:val="single" w:sz="4" w:space="0" w:color="auto"/>
          </w:tcBorders>
          <w:vAlign w:val="center"/>
          <w:hideMark/>
        </w:tcPr>
        <w:p w14:paraId="04002E02" w14:textId="77777777" w:rsidR="000A4EBA" w:rsidRDefault="000A4EBA" w:rsidP="00282785"/>
      </w:tc>
      <w:tc>
        <w:tcPr>
          <w:tcW w:w="1744" w:type="dxa"/>
          <w:tcBorders>
            <w:top w:val="single" w:sz="4" w:space="0" w:color="auto"/>
            <w:left w:val="single" w:sz="4" w:space="0" w:color="auto"/>
            <w:bottom w:val="single" w:sz="4" w:space="0" w:color="auto"/>
            <w:right w:val="single" w:sz="4" w:space="0" w:color="auto"/>
          </w:tcBorders>
          <w:hideMark/>
        </w:tcPr>
        <w:p w14:paraId="15F1ACFD" w14:textId="77777777" w:rsidR="000A4EBA" w:rsidRDefault="000A4EBA" w:rsidP="00282785">
          <w:pPr>
            <w:pStyle w:val="ac"/>
            <w:rPr>
              <w:rFonts w:ascii="Times New Roman" w:hAnsi="Times New Roman"/>
              <w:sz w:val="18"/>
            </w:rPr>
          </w:pPr>
          <w:r>
            <w:rPr>
              <w:rFonts w:ascii="Times New Roman" w:hAnsi="Times New Roman"/>
              <w:sz w:val="18"/>
              <w:lang w:val="en-US"/>
            </w:rPr>
            <w:t xml:space="preserve">FAIR Contract </w:t>
          </w:r>
          <w:r>
            <w:rPr>
              <w:rFonts w:ascii="Times New Roman" w:hAnsi="Times New Roman"/>
              <w:sz w:val="18"/>
            </w:rPr>
            <w:t>№</w:t>
          </w:r>
        </w:p>
        <w:p w14:paraId="73862A77" w14:textId="685FFC48" w:rsidR="000A4EBA" w:rsidRDefault="000A4EBA">
          <w:pPr>
            <w:pStyle w:val="ac"/>
            <w:rPr>
              <w:lang w:val="en-US"/>
            </w:rPr>
          </w:pPr>
          <w:r>
            <w:rPr>
              <w:rFonts w:ascii="Times New Roman" w:hAnsi="Times New Roman"/>
              <w:sz w:val="18"/>
              <w:lang w:val="en-US"/>
            </w:rPr>
            <w:t>CC2.5.6.3.1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181F26" w14:textId="77777777" w:rsidR="000A4EBA" w:rsidRDefault="000A4EBA" w:rsidP="00282785">
          <w:pPr>
            <w:rPr>
              <w:rFonts w:ascii="Times New Roman" w:hAnsi="Times New Roman"/>
              <w:b/>
              <w:sz w:val="18"/>
              <w:lang w:val="en-US"/>
            </w:rPr>
          </w:pPr>
        </w:p>
      </w:tc>
      <w:tc>
        <w:tcPr>
          <w:tcW w:w="3108" w:type="dxa"/>
          <w:vMerge/>
          <w:tcBorders>
            <w:top w:val="single" w:sz="4" w:space="0" w:color="auto"/>
            <w:left w:val="single" w:sz="4" w:space="0" w:color="auto"/>
            <w:bottom w:val="single" w:sz="4" w:space="0" w:color="auto"/>
            <w:right w:val="single" w:sz="4" w:space="0" w:color="auto"/>
          </w:tcBorders>
          <w:vAlign w:val="center"/>
          <w:hideMark/>
        </w:tcPr>
        <w:p w14:paraId="216FE1D4" w14:textId="77777777" w:rsidR="000A4EBA" w:rsidRDefault="000A4EBA" w:rsidP="00282785">
          <w:pPr>
            <w:rPr>
              <w:rFonts w:ascii="Times New Roman" w:hAnsi="Times New Roman" w:cs="Times New Roman"/>
              <w:sz w:val="18"/>
              <w:szCs w:val="18"/>
              <w:lang w:val="en-US"/>
            </w:rPr>
          </w:pPr>
        </w:p>
      </w:tc>
      <w:tc>
        <w:tcPr>
          <w:tcW w:w="1412" w:type="dxa"/>
          <w:tcBorders>
            <w:top w:val="single" w:sz="4" w:space="0" w:color="auto"/>
            <w:left w:val="single" w:sz="4" w:space="0" w:color="auto"/>
            <w:bottom w:val="single" w:sz="4" w:space="0" w:color="auto"/>
            <w:right w:val="single" w:sz="4" w:space="0" w:color="auto"/>
          </w:tcBorders>
          <w:vAlign w:val="center"/>
          <w:hideMark/>
        </w:tcPr>
        <w:p w14:paraId="5C374094" w14:textId="47C2E389" w:rsidR="000A4EBA" w:rsidRDefault="000A4EBA">
          <w:pPr>
            <w:pStyle w:val="ac"/>
            <w:rPr>
              <w:lang w:val="en-US"/>
            </w:rPr>
          </w:pPr>
          <w:r>
            <w:rPr>
              <w:rFonts w:ascii="Times New Roman" w:hAnsi="Times New Roman"/>
              <w:sz w:val="18"/>
              <w:lang w:val="en-US"/>
            </w:rPr>
            <w:t xml:space="preserve">Page </w:t>
          </w:r>
          <w:r w:rsidRPr="00542C40">
            <w:rPr>
              <w:rFonts w:ascii="Times New Roman" w:hAnsi="Times New Roman"/>
              <w:b/>
              <w:sz w:val="18"/>
              <w:lang w:val="en-US"/>
            </w:rPr>
            <w:fldChar w:fldCharType="begin"/>
          </w:r>
          <w:r w:rsidRPr="00542C40">
            <w:rPr>
              <w:rFonts w:ascii="Times New Roman" w:hAnsi="Times New Roman"/>
              <w:b/>
              <w:sz w:val="18"/>
              <w:lang w:val="en-US"/>
            </w:rPr>
            <w:instrText>PAGE   \* MERGEFORMAT</w:instrText>
          </w:r>
          <w:r w:rsidRPr="00542C40">
            <w:rPr>
              <w:rFonts w:ascii="Times New Roman" w:hAnsi="Times New Roman"/>
              <w:b/>
              <w:sz w:val="18"/>
              <w:lang w:val="en-US"/>
            </w:rPr>
            <w:fldChar w:fldCharType="separate"/>
          </w:r>
          <w:r w:rsidR="0080424E">
            <w:rPr>
              <w:rFonts w:ascii="Times New Roman" w:hAnsi="Times New Roman"/>
              <w:b/>
              <w:noProof/>
              <w:sz w:val="18"/>
              <w:lang w:val="en-US"/>
            </w:rPr>
            <w:t>9</w:t>
          </w:r>
          <w:r w:rsidRPr="00542C40">
            <w:rPr>
              <w:rFonts w:ascii="Times New Roman" w:hAnsi="Times New Roman"/>
              <w:b/>
              <w:sz w:val="18"/>
              <w:lang w:val="en-US"/>
            </w:rPr>
            <w:fldChar w:fldCharType="end"/>
          </w:r>
          <w:r>
            <w:rPr>
              <w:rFonts w:ascii="Times New Roman" w:hAnsi="Times New Roman"/>
              <w:sz w:val="18"/>
              <w:lang w:val="en-US"/>
            </w:rPr>
            <w:t xml:space="preserve"> of </w:t>
          </w:r>
          <w:r w:rsidR="004F209B">
            <w:rPr>
              <w:rFonts w:ascii="Times New Roman" w:hAnsi="Times New Roman"/>
              <w:b/>
              <w:sz w:val="18"/>
              <w:lang w:val="en-US"/>
            </w:rPr>
            <w:t>9</w:t>
          </w:r>
        </w:p>
      </w:tc>
    </w:tr>
  </w:tbl>
  <w:p w14:paraId="22E77C55" w14:textId="6A32D70F" w:rsidR="000A4EBA" w:rsidRDefault="000A4EBA">
    <w:pPr>
      <w:pStyle w:val="ac"/>
    </w:pPr>
  </w:p>
  <w:p w14:paraId="24BB04C5" w14:textId="77777777" w:rsidR="000A4EBA" w:rsidRDefault="000A4EBA">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5CD0"/>
    <w:multiLevelType w:val="hybridMultilevel"/>
    <w:tmpl w:val="D44855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4A01F8A"/>
    <w:multiLevelType w:val="multilevel"/>
    <w:tmpl w:val="305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02FF6"/>
    <w:multiLevelType w:val="hybridMultilevel"/>
    <w:tmpl w:val="207C8D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9F77D7"/>
    <w:multiLevelType w:val="hybridMultilevel"/>
    <w:tmpl w:val="6DACED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C965BC"/>
    <w:multiLevelType w:val="hybridMultilevel"/>
    <w:tmpl w:val="31D04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8937DD8"/>
    <w:multiLevelType w:val="hybridMultilevel"/>
    <w:tmpl w:val="08F26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7213C03"/>
    <w:multiLevelType w:val="hybridMultilevel"/>
    <w:tmpl w:val="1772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7A50455"/>
    <w:multiLevelType w:val="hybridMultilevel"/>
    <w:tmpl w:val="C2A4BF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371430"/>
    <w:multiLevelType w:val="hybridMultilevel"/>
    <w:tmpl w:val="94B683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FAB07E9"/>
    <w:multiLevelType w:val="hybridMultilevel"/>
    <w:tmpl w:val="5A8641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3"/>
  </w:num>
  <w:num w:numId="5">
    <w:abstractNumId w:val="4"/>
  </w:num>
  <w:num w:numId="6">
    <w:abstractNumId w:val="9"/>
  </w:num>
  <w:num w:numId="7">
    <w:abstractNumId w:val="6"/>
  </w:num>
  <w:num w:numId="8">
    <w:abstractNumId w:val="1"/>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1">
    <w15:presenceInfo w15:providerId="None" w15:userId="USER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13A"/>
    <w:rsid w:val="00043A50"/>
    <w:rsid w:val="000A4EBA"/>
    <w:rsid w:val="000A5C8C"/>
    <w:rsid w:val="000D71FF"/>
    <w:rsid w:val="000E7963"/>
    <w:rsid w:val="00107AE9"/>
    <w:rsid w:val="001247A1"/>
    <w:rsid w:val="00127F9F"/>
    <w:rsid w:val="001369BC"/>
    <w:rsid w:val="001538E9"/>
    <w:rsid w:val="00164A14"/>
    <w:rsid w:val="00173DD1"/>
    <w:rsid w:val="00193485"/>
    <w:rsid w:val="001C5008"/>
    <w:rsid w:val="001C5334"/>
    <w:rsid w:val="001E70D5"/>
    <w:rsid w:val="001F28A2"/>
    <w:rsid w:val="00261139"/>
    <w:rsid w:val="00282255"/>
    <w:rsid w:val="00282785"/>
    <w:rsid w:val="002902F6"/>
    <w:rsid w:val="002A3BAA"/>
    <w:rsid w:val="002B0C65"/>
    <w:rsid w:val="002B4BF9"/>
    <w:rsid w:val="002D74E0"/>
    <w:rsid w:val="0037523C"/>
    <w:rsid w:val="003E12C3"/>
    <w:rsid w:val="003F5524"/>
    <w:rsid w:val="00405855"/>
    <w:rsid w:val="00405A6C"/>
    <w:rsid w:val="00407067"/>
    <w:rsid w:val="00412B21"/>
    <w:rsid w:val="00443D75"/>
    <w:rsid w:val="00453B72"/>
    <w:rsid w:val="00464FE0"/>
    <w:rsid w:val="00471BA2"/>
    <w:rsid w:val="00480CED"/>
    <w:rsid w:val="004A0028"/>
    <w:rsid w:val="004B1C92"/>
    <w:rsid w:val="004B35D9"/>
    <w:rsid w:val="004B74B3"/>
    <w:rsid w:val="004D7C88"/>
    <w:rsid w:val="004E5F9B"/>
    <w:rsid w:val="004E7D7E"/>
    <w:rsid w:val="004F1779"/>
    <w:rsid w:val="004F209B"/>
    <w:rsid w:val="00502582"/>
    <w:rsid w:val="00522E85"/>
    <w:rsid w:val="00544EC2"/>
    <w:rsid w:val="0055169F"/>
    <w:rsid w:val="005550DE"/>
    <w:rsid w:val="00567527"/>
    <w:rsid w:val="005B35E2"/>
    <w:rsid w:val="005C4242"/>
    <w:rsid w:val="005F6F6A"/>
    <w:rsid w:val="00614699"/>
    <w:rsid w:val="00620E8C"/>
    <w:rsid w:val="0062565F"/>
    <w:rsid w:val="00646C41"/>
    <w:rsid w:val="00683E0B"/>
    <w:rsid w:val="006C4B82"/>
    <w:rsid w:val="006C4C00"/>
    <w:rsid w:val="006F2E6F"/>
    <w:rsid w:val="006F5079"/>
    <w:rsid w:val="006F5ED7"/>
    <w:rsid w:val="00704F51"/>
    <w:rsid w:val="007405C7"/>
    <w:rsid w:val="00741694"/>
    <w:rsid w:val="00745E22"/>
    <w:rsid w:val="00753AA1"/>
    <w:rsid w:val="007735CB"/>
    <w:rsid w:val="007B502F"/>
    <w:rsid w:val="007C3526"/>
    <w:rsid w:val="007F4303"/>
    <w:rsid w:val="0080424E"/>
    <w:rsid w:val="00816FA1"/>
    <w:rsid w:val="00826FFA"/>
    <w:rsid w:val="008424F1"/>
    <w:rsid w:val="0084642C"/>
    <w:rsid w:val="008745F2"/>
    <w:rsid w:val="00875C16"/>
    <w:rsid w:val="0088246A"/>
    <w:rsid w:val="008910DD"/>
    <w:rsid w:val="008A1FB6"/>
    <w:rsid w:val="008B60C1"/>
    <w:rsid w:val="008D1A85"/>
    <w:rsid w:val="008D4B5B"/>
    <w:rsid w:val="008D7A52"/>
    <w:rsid w:val="008E13CB"/>
    <w:rsid w:val="00901986"/>
    <w:rsid w:val="00915473"/>
    <w:rsid w:val="00921209"/>
    <w:rsid w:val="00931EA2"/>
    <w:rsid w:val="009421E3"/>
    <w:rsid w:val="00974B53"/>
    <w:rsid w:val="009C0F4C"/>
    <w:rsid w:val="009E44D7"/>
    <w:rsid w:val="009E7CD2"/>
    <w:rsid w:val="00A1279B"/>
    <w:rsid w:val="00A20F38"/>
    <w:rsid w:val="00A3797F"/>
    <w:rsid w:val="00A903D5"/>
    <w:rsid w:val="00A933D4"/>
    <w:rsid w:val="00AA61A6"/>
    <w:rsid w:val="00AB286F"/>
    <w:rsid w:val="00AF16E0"/>
    <w:rsid w:val="00B54B6E"/>
    <w:rsid w:val="00B70220"/>
    <w:rsid w:val="00B77E17"/>
    <w:rsid w:val="00BB513A"/>
    <w:rsid w:val="00BD11C0"/>
    <w:rsid w:val="00C04E97"/>
    <w:rsid w:val="00C14111"/>
    <w:rsid w:val="00C844CE"/>
    <w:rsid w:val="00C93135"/>
    <w:rsid w:val="00C96233"/>
    <w:rsid w:val="00C96C6A"/>
    <w:rsid w:val="00CB1CC3"/>
    <w:rsid w:val="00CC70ED"/>
    <w:rsid w:val="00CD30F9"/>
    <w:rsid w:val="00CE2A8B"/>
    <w:rsid w:val="00CF5F98"/>
    <w:rsid w:val="00D106F1"/>
    <w:rsid w:val="00D4121F"/>
    <w:rsid w:val="00D41232"/>
    <w:rsid w:val="00D43FFC"/>
    <w:rsid w:val="00D440A7"/>
    <w:rsid w:val="00D5451F"/>
    <w:rsid w:val="00DC0780"/>
    <w:rsid w:val="00DF2AE5"/>
    <w:rsid w:val="00E0250E"/>
    <w:rsid w:val="00E206BC"/>
    <w:rsid w:val="00E22AF3"/>
    <w:rsid w:val="00E301E4"/>
    <w:rsid w:val="00E34AA1"/>
    <w:rsid w:val="00E43811"/>
    <w:rsid w:val="00E472C0"/>
    <w:rsid w:val="00E92870"/>
    <w:rsid w:val="00EB6B5E"/>
    <w:rsid w:val="00EB7709"/>
    <w:rsid w:val="00EC35C8"/>
    <w:rsid w:val="00EE4423"/>
    <w:rsid w:val="00F161AC"/>
    <w:rsid w:val="00F35AFC"/>
    <w:rsid w:val="00F54501"/>
    <w:rsid w:val="00F93118"/>
    <w:rsid w:val="00FB35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09EF0"/>
  <w15:chartTrackingRefBased/>
  <w15:docId w15:val="{C7BAEC20-1102-473F-8096-4BCD193E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91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4B5B"/>
    <w:pPr>
      <w:ind w:left="720"/>
      <w:contextualSpacing/>
    </w:pPr>
  </w:style>
  <w:style w:type="character" w:styleId="a5">
    <w:name w:val="annotation reference"/>
    <w:basedOn w:val="a0"/>
    <w:uiPriority w:val="99"/>
    <w:semiHidden/>
    <w:unhideWhenUsed/>
    <w:rsid w:val="00A3797F"/>
    <w:rPr>
      <w:sz w:val="16"/>
      <w:szCs w:val="16"/>
    </w:rPr>
  </w:style>
  <w:style w:type="paragraph" w:styleId="a6">
    <w:name w:val="annotation text"/>
    <w:basedOn w:val="a"/>
    <w:link w:val="a7"/>
    <w:uiPriority w:val="99"/>
    <w:semiHidden/>
    <w:unhideWhenUsed/>
    <w:rsid w:val="00A3797F"/>
    <w:pPr>
      <w:spacing w:line="240" w:lineRule="auto"/>
    </w:pPr>
    <w:rPr>
      <w:sz w:val="20"/>
      <w:szCs w:val="20"/>
    </w:rPr>
  </w:style>
  <w:style w:type="character" w:customStyle="1" w:styleId="a7">
    <w:name w:val="Текст примечания Знак"/>
    <w:basedOn w:val="a0"/>
    <w:link w:val="a6"/>
    <w:uiPriority w:val="99"/>
    <w:semiHidden/>
    <w:rsid w:val="00A3797F"/>
    <w:rPr>
      <w:sz w:val="20"/>
      <w:szCs w:val="20"/>
    </w:rPr>
  </w:style>
  <w:style w:type="paragraph" w:styleId="a8">
    <w:name w:val="annotation subject"/>
    <w:basedOn w:val="a6"/>
    <w:next w:val="a6"/>
    <w:link w:val="a9"/>
    <w:uiPriority w:val="99"/>
    <w:semiHidden/>
    <w:unhideWhenUsed/>
    <w:rsid w:val="00A3797F"/>
    <w:rPr>
      <w:b/>
      <w:bCs/>
    </w:rPr>
  </w:style>
  <w:style w:type="character" w:customStyle="1" w:styleId="a9">
    <w:name w:val="Тема примечания Знак"/>
    <w:basedOn w:val="a7"/>
    <w:link w:val="a8"/>
    <w:uiPriority w:val="99"/>
    <w:semiHidden/>
    <w:rsid w:val="00A3797F"/>
    <w:rPr>
      <w:b/>
      <w:bCs/>
      <w:sz w:val="20"/>
      <w:szCs w:val="20"/>
    </w:rPr>
  </w:style>
  <w:style w:type="paragraph" w:styleId="aa">
    <w:name w:val="Balloon Text"/>
    <w:basedOn w:val="a"/>
    <w:link w:val="ab"/>
    <w:uiPriority w:val="99"/>
    <w:semiHidden/>
    <w:unhideWhenUsed/>
    <w:rsid w:val="00A3797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A3797F"/>
    <w:rPr>
      <w:rFonts w:ascii="Segoe UI" w:hAnsi="Segoe UI" w:cs="Segoe UI"/>
      <w:sz w:val="18"/>
      <w:szCs w:val="18"/>
    </w:rPr>
  </w:style>
  <w:style w:type="paragraph" w:styleId="ac">
    <w:name w:val="header"/>
    <w:basedOn w:val="a"/>
    <w:link w:val="ad"/>
    <w:uiPriority w:val="99"/>
    <w:unhideWhenUsed/>
    <w:rsid w:val="00282785"/>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282785"/>
  </w:style>
  <w:style w:type="paragraph" w:styleId="ae">
    <w:name w:val="footer"/>
    <w:basedOn w:val="a"/>
    <w:link w:val="af"/>
    <w:uiPriority w:val="99"/>
    <w:unhideWhenUsed/>
    <w:rsid w:val="00282785"/>
    <w:pPr>
      <w:tabs>
        <w:tab w:val="center" w:pos="4677"/>
        <w:tab w:val="right" w:pos="9355"/>
      </w:tabs>
      <w:spacing w:after="0" w:line="240" w:lineRule="auto"/>
    </w:pPr>
  </w:style>
  <w:style w:type="character" w:customStyle="1" w:styleId="af">
    <w:name w:val="Нижний колонтитул Знак"/>
    <w:basedOn w:val="a0"/>
    <w:link w:val="ae"/>
    <w:uiPriority w:val="99"/>
    <w:rsid w:val="00282785"/>
  </w:style>
  <w:style w:type="paragraph" w:customStyle="1" w:styleId="Figure">
    <w:name w:val="Figure"/>
    <w:basedOn w:val="af0"/>
    <w:link w:val="Figure0"/>
    <w:qFormat/>
    <w:rsid w:val="009421E3"/>
    <w:rPr>
      <w:rFonts w:ascii="Times New Roman" w:hAnsi="Times New Roman" w:cs="Times New Roman"/>
      <w:i w:val="0"/>
      <w:color w:val="000000" w:themeColor="text1"/>
      <w:sz w:val="24"/>
      <w:lang w:val="en-US"/>
    </w:rPr>
  </w:style>
  <w:style w:type="character" w:customStyle="1" w:styleId="Figure0">
    <w:name w:val="Figure Знак"/>
    <w:basedOn w:val="a0"/>
    <w:link w:val="Figure"/>
    <w:rsid w:val="009421E3"/>
    <w:rPr>
      <w:rFonts w:ascii="Times New Roman" w:hAnsi="Times New Roman" w:cs="Times New Roman"/>
      <w:iCs/>
      <w:color w:val="000000" w:themeColor="text1"/>
      <w:sz w:val="24"/>
      <w:szCs w:val="18"/>
      <w:lang w:val="en-US"/>
    </w:rPr>
  </w:style>
  <w:style w:type="paragraph" w:styleId="af0">
    <w:name w:val="caption"/>
    <w:basedOn w:val="a"/>
    <w:next w:val="a"/>
    <w:uiPriority w:val="35"/>
    <w:semiHidden/>
    <w:unhideWhenUsed/>
    <w:qFormat/>
    <w:rsid w:val="009421E3"/>
    <w:pPr>
      <w:spacing w:after="200" w:line="240" w:lineRule="auto"/>
    </w:pPr>
    <w:rPr>
      <w:i/>
      <w:iCs/>
      <w:color w:val="44546A" w:themeColor="text2"/>
      <w:sz w:val="18"/>
      <w:szCs w:val="18"/>
    </w:rPr>
  </w:style>
  <w:style w:type="paragraph" w:styleId="af1">
    <w:name w:val="Normal (Web)"/>
    <w:basedOn w:val="a"/>
    <w:uiPriority w:val="99"/>
    <w:semiHidden/>
    <w:unhideWhenUsed/>
    <w:rsid w:val="0061469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No Spacing"/>
    <w:uiPriority w:val="1"/>
    <w:qFormat/>
    <w:rsid w:val="004F1779"/>
    <w:pPr>
      <w:spacing w:after="0" w:line="240" w:lineRule="auto"/>
    </w:pPr>
  </w:style>
  <w:style w:type="table" w:customStyle="1" w:styleId="1">
    <w:name w:val="Сетка таблицы1"/>
    <w:basedOn w:val="a1"/>
    <w:next w:val="a3"/>
    <w:uiPriority w:val="39"/>
    <w:rsid w:val="004B35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3212">
      <w:bodyDiv w:val="1"/>
      <w:marLeft w:val="0"/>
      <w:marRight w:val="0"/>
      <w:marTop w:val="0"/>
      <w:marBottom w:val="0"/>
      <w:divBdr>
        <w:top w:val="none" w:sz="0" w:space="0" w:color="auto"/>
        <w:left w:val="none" w:sz="0" w:space="0" w:color="auto"/>
        <w:bottom w:val="none" w:sz="0" w:space="0" w:color="auto"/>
        <w:right w:val="none" w:sz="0" w:space="0" w:color="auto"/>
      </w:divBdr>
      <w:divsChild>
        <w:div w:id="1918436362">
          <w:marLeft w:val="0"/>
          <w:marRight w:val="0"/>
          <w:marTop w:val="0"/>
          <w:marBottom w:val="0"/>
          <w:divBdr>
            <w:top w:val="none" w:sz="0" w:space="0" w:color="auto"/>
            <w:left w:val="none" w:sz="0" w:space="0" w:color="auto"/>
            <w:bottom w:val="none" w:sz="0" w:space="0" w:color="auto"/>
            <w:right w:val="none" w:sz="0" w:space="0" w:color="auto"/>
          </w:divBdr>
          <w:divsChild>
            <w:div w:id="1419911250">
              <w:marLeft w:val="0"/>
              <w:marRight w:val="0"/>
              <w:marTop w:val="0"/>
              <w:marBottom w:val="0"/>
              <w:divBdr>
                <w:top w:val="none" w:sz="0" w:space="0" w:color="auto"/>
                <w:left w:val="none" w:sz="0" w:space="0" w:color="auto"/>
                <w:bottom w:val="none" w:sz="0" w:space="0" w:color="auto"/>
                <w:right w:val="none" w:sz="0" w:space="0" w:color="auto"/>
              </w:divBdr>
              <w:divsChild>
                <w:div w:id="568805747">
                  <w:marLeft w:val="0"/>
                  <w:marRight w:val="0"/>
                  <w:marTop w:val="0"/>
                  <w:marBottom w:val="0"/>
                  <w:divBdr>
                    <w:top w:val="none" w:sz="0" w:space="0" w:color="auto"/>
                    <w:left w:val="none" w:sz="0" w:space="0" w:color="auto"/>
                    <w:bottom w:val="none" w:sz="0" w:space="0" w:color="auto"/>
                    <w:right w:val="none" w:sz="0" w:space="0" w:color="auto"/>
                  </w:divBdr>
                  <w:divsChild>
                    <w:div w:id="10825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5493">
      <w:bodyDiv w:val="1"/>
      <w:marLeft w:val="0"/>
      <w:marRight w:val="0"/>
      <w:marTop w:val="0"/>
      <w:marBottom w:val="0"/>
      <w:divBdr>
        <w:top w:val="none" w:sz="0" w:space="0" w:color="auto"/>
        <w:left w:val="none" w:sz="0" w:space="0" w:color="auto"/>
        <w:bottom w:val="none" w:sz="0" w:space="0" w:color="auto"/>
        <w:right w:val="none" w:sz="0" w:space="0" w:color="auto"/>
      </w:divBdr>
      <w:divsChild>
        <w:div w:id="1636373125">
          <w:marLeft w:val="0"/>
          <w:marRight w:val="0"/>
          <w:marTop w:val="0"/>
          <w:marBottom w:val="0"/>
          <w:divBdr>
            <w:top w:val="none" w:sz="0" w:space="0" w:color="auto"/>
            <w:left w:val="none" w:sz="0" w:space="0" w:color="auto"/>
            <w:bottom w:val="none" w:sz="0" w:space="0" w:color="auto"/>
            <w:right w:val="none" w:sz="0" w:space="0" w:color="auto"/>
          </w:divBdr>
          <w:divsChild>
            <w:div w:id="1458137261">
              <w:marLeft w:val="0"/>
              <w:marRight w:val="0"/>
              <w:marTop w:val="0"/>
              <w:marBottom w:val="0"/>
              <w:divBdr>
                <w:top w:val="none" w:sz="0" w:space="0" w:color="auto"/>
                <w:left w:val="none" w:sz="0" w:space="0" w:color="auto"/>
                <w:bottom w:val="none" w:sz="0" w:space="0" w:color="auto"/>
                <w:right w:val="none" w:sz="0" w:space="0" w:color="auto"/>
              </w:divBdr>
              <w:divsChild>
                <w:div w:id="6360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4450">
      <w:bodyDiv w:val="1"/>
      <w:marLeft w:val="0"/>
      <w:marRight w:val="0"/>
      <w:marTop w:val="0"/>
      <w:marBottom w:val="0"/>
      <w:divBdr>
        <w:top w:val="none" w:sz="0" w:space="0" w:color="auto"/>
        <w:left w:val="none" w:sz="0" w:space="0" w:color="auto"/>
        <w:bottom w:val="none" w:sz="0" w:space="0" w:color="auto"/>
        <w:right w:val="none" w:sz="0" w:space="0" w:color="auto"/>
      </w:divBdr>
      <w:divsChild>
        <w:div w:id="1058287332">
          <w:marLeft w:val="0"/>
          <w:marRight w:val="0"/>
          <w:marTop w:val="0"/>
          <w:marBottom w:val="0"/>
          <w:divBdr>
            <w:top w:val="none" w:sz="0" w:space="0" w:color="auto"/>
            <w:left w:val="none" w:sz="0" w:space="0" w:color="auto"/>
            <w:bottom w:val="none" w:sz="0" w:space="0" w:color="auto"/>
            <w:right w:val="none" w:sz="0" w:space="0" w:color="auto"/>
          </w:divBdr>
          <w:divsChild>
            <w:div w:id="2025324789">
              <w:marLeft w:val="0"/>
              <w:marRight w:val="0"/>
              <w:marTop w:val="0"/>
              <w:marBottom w:val="0"/>
              <w:divBdr>
                <w:top w:val="none" w:sz="0" w:space="0" w:color="auto"/>
                <w:left w:val="none" w:sz="0" w:space="0" w:color="auto"/>
                <w:bottom w:val="none" w:sz="0" w:space="0" w:color="auto"/>
                <w:right w:val="none" w:sz="0" w:space="0" w:color="auto"/>
              </w:divBdr>
              <w:divsChild>
                <w:div w:id="10883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0878">
      <w:bodyDiv w:val="1"/>
      <w:marLeft w:val="0"/>
      <w:marRight w:val="0"/>
      <w:marTop w:val="0"/>
      <w:marBottom w:val="0"/>
      <w:divBdr>
        <w:top w:val="none" w:sz="0" w:space="0" w:color="auto"/>
        <w:left w:val="none" w:sz="0" w:space="0" w:color="auto"/>
        <w:bottom w:val="none" w:sz="0" w:space="0" w:color="auto"/>
        <w:right w:val="none" w:sz="0" w:space="0" w:color="auto"/>
      </w:divBdr>
      <w:divsChild>
        <w:div w:id="1631666538">
          <w:marLeft w:val="0"/>
          <w:marRight w:val="0"/>
          <w:marTop w:val="0"/>
          <w:marBottom w:val="0"/>
          <w:divBdr>
            <w:top w:val="none" w:sz="0" w:space="0" w:color="auto"/>
            <w:left w:val="none" w:sz="0" w:space="0" w:color="auto"/>
            <w:bottom w:val="none" w:sz="0" w:space="0" w:color="auto"/>
            <w:right w:val="none" w:sz="0" w:space="0" w:color="auto"/>
          </w:divBdr>
          <w:divsChild>
            <w:div w:id="1540896597">
              <w:marLeft w:val="0"/>
              <w:marRight w:val="0"/>
              <w:marTop w:val="0"/>
              <w:marBottom w:val="0"/>
              <w:divBdr>
                <w:top w:val="none" w:sz="0" w:space="0" w:color="auto"/>
                <w:left w:val="none" w:sz="0" w:space="0" w:color="auto"/>
                <w:bottom w:val="none" w:sz="0" w:space="0" w:color="auto"/>
                <w:right w:val="none" w:sz="0" w:space="0" w:color="auto"/>
              </w:divBdr>
              <w:divsChild>
                <w:div w:id="13868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4780">
      <w:bodyDiv w:val="1"/>
      <w:marLeft w:val="0"/>
      <w:marRight w:val="0"/>
      <w:marTop w:val="0"/>
      <w:marBottom w:val="0"/>
      <w:divBdr>
        <w:top w:val="none" w:sz="0" w:space="0" w:color="auto"/>
        <w:left w:val="none" w:sz="0" w:space="0" w:color="auto"/>
        <w:bottom w:val="none" w:sz="0" w:space="0" w:color="auto"/>
        <w:right w:val="none" w:sz="0" w:space="0" w:color="auto"/>
      </w:divBdr>
      <w:divsChild>
        <w:div w:id="1127703949">
          <w:marLeft w:val="0"/>
          <w:marRight w:val="0"/>
          <w:marTop w:val="0"/>
          <w:marBottom w:val="0"/>
          <w:divBdr>
            <w:top w:val="none" w:sz="0" w:space="0" w:color="auto"/>
            <w:left w:val="none" w:sz="0" w:space="0" w:color="auto"/>
            <w:bottom w:val="none" w:sz="0" w:space="0" w:color="auto"/>
            <w:right w:val="none" w:sz="0" w:space="0" w:color="auto"/>
          </w:divBdr>
          <w:divsChild>
            <w:div w:id="1112701015">
              <w:marLeft w:val="0"/>
              <w:marRight w:val="0"/>
              <w:marTop w:val="0"/>
              <w:marBottom w:val="0"/>
              <w:divBdr>
                <w:top w:val="none" w:sz="0" w:space="0" w:color="auto"/>
                <w:left w:val="none" w:sz="0" w:space="0" w:color="auto"/>
                <w:bottom w:val="none" w:sz="0" w:space="0" w:color="auto"/>
                <w:right w:val="none" w:sz="0" w:space="0" w:color="auto"/>
              </w:divBdr>
              <w:divsChild>
                <w:div w:id="7214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6807">
      <w:bodyDiv w:val="1"/>
      <w:marLeft w:val="0"/>
      <w:marRight w:val="0"/>
      <w:marTop w:val="0"/>
      <w:marBottom w:val="0"/>
      <w:divBdr>
        <w:top w:val="none" w:sz="0" w:space="0" w:color="auto"/>
        <w:left w:val="none" w:sz="0" w:space="0" w:color="auto"/>
        <w:bottom w:val="none" w:sz="0" w:space="0" w:color="auto"/>
        <w:right w:val="none" w:sz="0" w:space="0" w:color="auto"/>
      </w:divBdr>
      <w:divsChild>
        <w:div w:id="802695555">
          <w:marLeft w:val="0"/>
          <w:marRight w:val="0"/>
          <w:marTop w:val="0"/>
          <w:marBottom w:val="0"/>
          <w:divBdr>
            <w:top w:val="none" w:sz="0" w:space="0" w:color="auto"/>
            <w:left w:val="none" w:sz="0" w:space="0" w:color="auto"/>
            <w:bottom w:val="none" w:sz="0" w:space="0" w:color="auto"/>
            <w:right w:val="none" w:sz="0" w:space="0" w:color="auto"/>
          </w:divBdr>
          <w:divsChild>
            <w:div w:id="1603759993">
              <w:marLeft w:val="0"/>
              <w:marRight w:val="0"/>
              <w:marTop w:val="0"/>
              <w:marBottom w:val="0"/>
              <w:divBdr>
                <w:top w:val="none" w:sz="0" w:space="0" w:color="auto"/>
                <w:left w:val="none" w:sz="0" w:space="0" w:color="auto"/>
                <w:bottom w:val="none" w:sz="0" w:space="0" w:color="auto"/>
                <w:right w:val="none" w:sz="0" w:space="0" w:color="auto"/>
              </w:divBdr>
              <w:divsChild>
                <w:div w:id="18419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29553">
      <w:bodyDiv w:val="1"/>
      <w:marLeft w:val="0"/>
      <w:marRight w:val="0"/>
      <w:marTop w:val="0"/>
      <w:marBottom w:val="0"/>
      <w:divBdr>
        <w:top w:val="none" w:sz="0" w:space="0" w:color="auto"/>
        <w:left w:val="none" w:sz="0" w:space="0" w:color="auto"/>
        <w:bottom w:val="none" w:sz="0" w:space="0" w:color="auto"/>
        <w:right w:val="none" w:sz="0" w:space="0" w:color="auto"/>
      </w:divBdr>
      <w:divsChild>
        <w:div w:id="1709989731">
          <w:marLeft w:val="0"/>
          <w:marRight w:val="0"/>
          <w:marTop w:val="0"/>
          <w:marBottom w:val="0"/>
          <w:divBdr>
            <w:top w:val="none" w:sz="0" w:space="0" w:color="auto"/>
            <w:left w:val="none" w:sz="0" w:space="0" w:color="auto"/>
            <w:bottom w:val="none" w:sz="0" w:space="0" w:color="auto"/>
            <w:right w:val="none" w:sz="0" w:space="0" w:color="auto"/>
          </w:divBdr>
          <w:divsChild>
            <w:div w:id="1328897607">
              <w:marLeft w:val="0"/>
              <w:marRight w:val="0"/>
              <w:marTop w:val="0"/>
              <w:marBottom w:val="0"/>
              <w:divBdr>
                <w:top w:val="none" w:sz="0" w:space="0" w:color="auto"/>
                <w:left w:val="none" w:sz="0" w:space="0" w:color="auto"/>
                <w:bottom w:val="none" w:sz="0" w:space="0" w:color="auto"/>
                <w:right w:val="none" w:sz="0" w:space="0" w:color="auto"/>
              </w:divBdr>
              <w:divsChild>
                <w:div w:id="13204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8778">
      <w:bodyDiv w:val="1"/>
      <w:marLeft w:val="0"/>
      <w:marRight w:val="0"/>
      <w:marTop w:val="0"/>
      <w:marBottom w:val="0"/>
      <w:divBdr>
        <w:top w:val="none" w:sz="0" w:space="0" w:color="auto"/>
        <w:left w:val="none" w:sz="0" w:space="0" w:color="auto"/>
        <w:bottom w:val="none" w:sz="0" w:space="0" w:color="auto"/>
        <w:right w:val="none" w:sz="0" w:space="0" w:color="auto"/>
      </w:divBdr>
      <w:divsChild>
        <w:div w:id="1038362033">
          <w:marLeft w:val="0"/>
          <w:marRight w:val="0"/>
          <w:marTop w:val="0"/>
          <w:marBottom w:val="0"/>
          <w:divBdr>
            <w:top w:val="none" w:sz="0" w:space="0" w:color="auto"/>
            <w:left w:val="none" w:sz="0" w:space="0" w:color="auto"/>
            <w:bottom w:val="none" w:sz="0" w:space="0" w:color="auto"/>
            <w:right w:val="none" w:sz="0" w:space="0" w:color="auto"/>
          </w:divBdr>
          <w:divsChild>
            <w:div w:id="873731162">
              <w:marLeft w:val="0"/>
              <w:marRight w:val="0"/>
              <w:marTop w:val="0"/>
              <w:marBottom w:val="0"/>
              <w:divBdr>
                <w:top w:val="none" w:sz="0" w:space="0" w:color="auto"/>
                <w:left w:val="none" w:sz="0" w:space="0" w:color="auto"/>
                <w:bottom w:val="none" w:sz="0" w:space="0" w:color="auto"/>
                <w:right w:val="none" w:sz="0" w:space="0" w:color="auto"/>
              </w:divBdr>
              <w:divsChild>
                <w:div w:id="121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384202">
      <w:bodyDiv w:val="1"/>
      <w:marLeft w:val="0"/>
      <w:marRight w:val="0"/>
      <w:marTop w:val="0"/>
      <w:marBottom w:val="0"/>
      <w:divBdr>
        <w:top w:val="none" w:sz="0" w:space="0" w:color="auto"/>
        <w:left w:val="none" w:sz="0" w:space="0" w:color="auto"/>
        <w:bottom w:val="none" w:sz="0" w:space="0" w:color="auto"/>
        <w:right w:val="none" w:sz="0" w:space="0" w:color="auto"/>
      </w:divBdr>
      <w:divsChild>
        <w:div w:id="845022189">
          <w:marLeft w:val="0"/>
          <w:marRight w:val="0"/>
          <w:marTop w:val="0"/>
          <w:marBottom w:val="0"/>
          <w:divBdr>
            <w:top w:val="none" w:sz="0" w:space="0" w:color="auto"/>
            <w:left w:val="none" w:sz="0" w:space="0" w:color="auto"/>
            <w:bottom w:val="none" w:sz="0" w:space="0" w:color="auto"/>
            <w:right w:val="none" w:sz="0" w:space="0" w:color="auto"/>
          </w:divBdr>
          <w:divsChild>
            <w:div w:id="1258714208">
              <w:marLeft w:val="0"/>
              <w:marRight w:val="0"/>
              <w:marTop w:val="0"/>
              <w:marBottom w:val="0"/>
              <w:divBdr>
                <w:top w:val="none" w:sz="0" w:space="0" w:color="auto"/>
                <w:left w:val="none" w:sz="0" w:space="0" w:color="auto"/>
                <w:bottom w:val="none" w:sz="0" w:space="0" w:color="auto"/>
                <w:right w:val="none" w:sz="0" w:space="0" w:color="auto"/>
              </w:divBdr>
              <w:divsChild>
                <w:div w:id="6704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34724">
      <w:bodyDiv w:val="1"/>
      <w:marLeft w:val="0"/>
      <w:marRight w:val="0"/>
      <w:marTop w:val="0"/>
      <w:marBottom w:val="0"/>
      <w:divBdr>
        <w:top w:val="none" w:sz="0" w:space="0" w:color="auto"/>
        <w:left w:val="none" w:sz="0" w:space="0" w:color="auto"/>
        <w:bottom w:val="none" w:sz="0" w:space="0" w:color="auto"/>
        <w:right w:val="none" w:sz="0" w:space="0" w:color="auto"/>
      </w:divBdr>
    </w:div>
    <w:div w:id="539981184">
      <w:bodyDiv w:val="1"/>
      <w:marLeft w:val="0"/>
      <w:marRight w:val="0"/>
      <w:marTop w:val="0"/>
      <w:marBottom w:val="0"/>
      <w:divBdr>
        <w:top w:val="none" w:sz="0" w:space="0" w:color="auto"/>
        <w:left w:val="none" w:sz="0" w:space="0" w:color="auto"/>
        <w:bottom w:val="none" w:sz="0" w:space="0" w:color="auto"/>
        <w:right w:val="none" w:sz="0" w:space="0" w:color="auto"/>
      </w:divBdr>
      <w:divsChild>
        <w:div w:id="1937053718">
          <w:marLeft w:val="0"/>
          <w:marRight w:val="0"/>
          <w:marTop w:val="0"/>
          <w:marBottom w:val="0"/>
          <w:divBdr>
            <w:top w:val="none" w:sz="0" w:space="0" w:color="auto"/>
            <w:left w:val="none" w:sz="0" w:space="0" w:color="auto"/>
            <w:bottom w:val="none" w:sz="0" w:space="0" w:color="auto"/>
            <w:right w:val="none" w:sz="0" w:space="0" w:color="auto"/>
          </w:divBdr>
          <w:divsChild>
            <w:div w:id="368141786">
              <w:marLeft w:val="0"/>
              <w:marRight w:val="0"/>
              <w:marTop w:val="0"/>
              <w:marBottom w:val="0"/>
              <w:divBdr>
                <w:top w:val="none" w:sz="0" w:space="0" w:color="auto"/>
                <w:left w:val="none" w:sz="0" w:space="0" w:color="auto"/>
                <w:bottom w:val="none" w:sz="0" w:space="0" w:color="auto"/>
                <w:right w:val="none" w:sz="0" w:space="0" w:color="auto"/>
              </w:divBdr>
              <w:divsChild>
                <w:div w:id="4317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2343">
      <w:bodyDiv w:val="1"/>
      <w:marLeft w:val="0"/>
      <w:marRight w:val="0"/>
      <w:marTop w:val="0"/>
      <w:marBottom w:val="0"/>
      <w:divBdr>
        <w:top w:val="none" w:sz="0" w:space="0" w:color="auto"/>
        <w:left w:val="none" w:sz="0" w:space="0" w:color="auto"/>
        <w:bottom w:val="none" w:sz="0" w:space="0" w:color="auto"/>
        <w:right w:val="none" w:sz="0" w:space="0" w:color="auto"/>
      </w:divBdr>
      <w:divsChild>
        <w:div w:id="1903708076">
          <w:marLeft w:val="0"/>
          <w:marRight w:val="0"/>
          <w:marTop w:val="0"/>
          <w:marBottom w:val="0"/>
          <w:divBdr>
            <w:top w:val="none" w:sz="0" w:space="0" w:color="auto"/>
            <w:left w:val="none" w:sz="0" w:space="0" w:color="auto"/>
            <w:bottom w:val="none" w:sz="0" w:space="0" w:color="auto"/>
            <w:right w:val="none" w:sz="0" w:space="0" w:color="auto"/>
          </w:divBdr>
          <w:divsChild>
            <w:div w:id="220598499">
              <w:marLeft w:val="0"/>
              <w:marRight w:val="0"/>
              <w:marTop w:val="0"/>
              <w:marBottom w:val="0"/>
              <w:divBdr>
                <w:top w:val="none" w:sz="0" w:space="0" w:color="auto"/>
                <w:left w:val="none" w:sz="0" w:space="0" w:color="auto"/>
                <w:bottom w:val="none" w:sz="0" w:space="0" w:color="auto"/>
                <w:right w:val="none" w:sz="0" w:space="0" w:color="auto"/>
              </w:divBdr>
              <w:divsChild>
                <w:div w:id="7629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61759">
      <w:bodyDiv w:val="1"/>
      <w:marLeft w:val="0"/>
      <w:marRight w:val="0"/>
      <w:marTop w:val="0"/>
      <w:marBottom w:val="0"/>
      <w:divBdr>
        <w:top w:val="none" w:sz="0" w:space="0" w:color="auto"/>
        <w:left w:val="none" w:sz="0" w:space="0" w:color="auto"/>
        <w:bottom w:val="none" w:sz="0" w:space="0" w:color="auto"/>
        <w:right w:val="none" w:sz="0" w:space="0" w:color="auto"/>
      </w:divBdr>
      <w:divsChild>
        <w:div w:id="103620881">
          <w:marLeft w:val="0"/>
          <w:marRight w:val="0"/>
          <w:marTop w:val="0"/>
          <w:marBottom w:val="0"/>
          <w:divBdr>
            <w:top w:val="none" w:sz="0" w:space="0" w:color="auto"/>
            <w:left w:val="none" w:sz="0" w:space="0" w:color="auto"/>
            <w:bottom w:val="none" w:sz="0" w:space="0" w:color="auto"/>
            <w:right w:val="none" w:sz="0" w:space="0" w:color="auto"/>
          </w:divBdr>
          <w:divsChild>
            <w:div w:id="1088311548">
              <w:marLeft w:val="0"/>
              <w:marRight w:val="0"/>
              <w:marTop w:val="0"/>
              <w:marBottom w:val="0"/>
              <w:divBdr>
                <w:top w:val="none" w:sz="0" w:space="0" w:color="auto"/>
                <w:left w:val="none" w:sz="0" w:space="0" w:color="auto"/>
                <w:bottom w:val="none" w:sz="0" w:space="0" w:color="auto"/>
                <w:right w:val="none" w:sz="0" w:space="0" w:color="auto"/>
              </w:divBdr>
              <w:divsChild>
                <w:div w:id="2378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397">
      <w:bodyDiv w:val="1"/>
      <w:marLeft w:val="0"/>
      <w:marRight w:val="0"/>
      <w:marTop w:val="0"/>
      <w:marBottom w:val="0"/>
      <w:divBdr>
        <w:top w:val="none" w:sz="0" w:space="0" w:color="auto"/>
        <w:left w:val="none" w:sz="0" w:space="0" w:color="auto"/>
        <w:bottom w:val="none" w:sz="0" w:space="0" w:color="auto"/>
        <w:right w:val="none" w:sz="0" w:space="0" w:color="auto"/>
      </w:divBdr>
      <w:divsChild>
        <w:div w:id="580067902">
          <w:marLeft w:val="0"/>
          <w:marRight w:val="0"/>
          <w:marTop w:val="0"/>
          <w:marBottom w:val="0"/>
          <w:divBdr>
            <w:top w:val="none" w:sz="0" w:space="0" w:color="auto"/>
            <w:left w:val="none" w:sz="0" w:space="0" w:color="auto"/>
            <w:bottom w:val="none" w:sz="0" w:space="0" w:color="auto"/>
            <w:right w:val="none" w:sz="0" w:space="0" w:color="auto"/>
          </w:divBdr>
          <w:divsChild>
            <w:div w:id="1402606591">
              <w:marLeft w:val="0"/>
              <w:marRight w:val="0"/>
              <w:marTop w:val="0"/>
              <w:marBottom w:val="0"/>
              <w:divBdr>
                <w:top w:val="none" w:sz="0" w:space="0" w:color="auto"/>
                <w:left w:val="none" w:sz="0" w:space="0" w:color="auto"/>
                <w:bottom w:val="none" w:sz="0" w:space="0" w:color="auto"/>
                <w:right w:val="none" w:sz="0" w:space="0" w:color="auto"/>
              </w:divBdr>
              <w:divsChild>
                <w:div w:id="5535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65319">
      <w:bodyDiv w:val="1"/>
      <w:marLeft w:val="0"/>
      <w:marRight w:val="0"/>
      <w:marTop w:val="0"/>
      <w:marBottom w:val="0"/>
      <w:divBdr>
        <w:top w:val="none" w:sz="0" w:space="0" w:color="auto"/>
        <w:left w:val="none" w:sz="0" w:space="0" w:color="auto"/>
        <w:bottom w:val="none" w:sz="0" w:space="0" w:color="auto"/>
        <w:right w:val="none" w:sz="0" w:space="0" w:color="auto"/>
      </w:divBdr>
      <w:divsChild>
        <w:div w:id="1607032976">
          <w:marLeft w:val="0"/>
          <w:marRight w:val="0"/>
          <w:marTop w:val="0"/>
          <w:marBottom w:val="0"/>
          <w:divBdr>
            <w:top w:val="none" w:sz="0" w:space="0" w:color="auto"/>
            <w:left w:val="none" w:sz="0" w:space="0" w:color="auto"/>
            <w:bottom w:val="none" w:sz="0" w:space="0" w:color="auto"/>
            <w:right w:val="none" w:sz="0" w:space="0" w:color="auto"/>
          </w:divBdr>
          <w:divsChild>
            <w:div w:id="1567715835">
              <w:marLeft w:val="0"/>
              <w:marRight w:val="0"/>
              <w:marTop w:val="0"/>
              <w:marBottom w:val="0"/>
              <w:divBdr>
                <w:top w:val="none" w:sz="0" w:space="0" w:color="auto"/>
                <w:left w:val="none" w:sz="0" w:space="0" w:color="auto"/>
                <w:bottom w:val="none" w:sz="0" w:space="0" w:color="auto"/>
                <w:right w:val="none" w:sz="0" w:space="0" w:color="auto"/>
              </w:divBdr>
              <w:divsChild>
                <w:div w:id="1993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88239">
      <w:bodyDiv w:val="1"/>
      <w:marLeft w:val="0"/>
      <w:marRight w:val="0"/>
      <w:marTop w:val="0"/>
      <w:marBottom w:val="0"/>
      <w:divBdr>
        <w:top w:val="none" w:sz="0" w:space="0" w:color="auto"/>
        <w:left w:val="none" w:sz="0" w:space="0" w:color="auto"/>
        <w:bottom w:val="none" w:sz="0" w:space="0" w:color="auto"/>
        <w:right w:val="none" w:sz="0" w:space="0" w:color="auto"/>
      </w:divBdr>
      <w:divsChild>
        <w:div w:id="1943562939">
          <w:marLeft w:val="0"/>
          <w:marRight w:val="0"/>
          <w:marTop w:val="0"/>
          <w:marBottom w:val="0"/>
          <w:divBdr>
            <w:top w:val="none" w:sz="0" w:space="0" w:color="auto"/>
            <w:left w:val="none" w:sz="0" w:space="0" w:color="auto"/>
            <w:bottom w:val="none" w:sz="0" w:space="0" w:color="auto"/>
            <w:right w:val="none" w:sz="0" w:space="0" w:color="auto"/>
          </w:divBdr>
          <w:divsChild>
            <w:div w:id="515079126">
              <w:marLeft w:val="0"/>
              <w:marRight w:val="0"/>
              <w:marTop w:val="0"/>
              <w:marBottom w:val="0"/>
              <w:divBdr>
                <w:top w:val="none" w:sz="0" w:space="0" w:color="auto"/>
                <w:left w:val="none" w:sz="0" w:space="0" w:color="auto"/>
                <w:bottom w:val="none" w:sz="0" w:space="0" w:color="auto"/>
                <w:right w:val="none" w:sz="0" w:space="0" w:color="auto"/>
              </w:divBdr>
              <w:divsChild>
                <w:div w:id="2736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5461">
      <w:bodyDiv w:val="1"/>
      <w:marLeft w:val="0"/>
      <w:marRight w:val="0"/>
      <w:marTop w:val="0"/>
      <w:marBottom w:val="0"/>
      <w:divBdr>
        <w:top w:val="none" w:sz="0" w:space="0" w:color="auto"/>
        <w:left w:val="none" w:sz="0" w:space="0" w:color="auto"/>
        <w:bottom w:val="none" w:sz="0" w:space="0" w:color="auto"/>
        <w:right w:val="none" w:sz="0" w:space="0" w:color="auto"/>
      </w:divBdr>
      <w:divsChild>
        <w:div w:id="906576048">
          <w:marLeft w:val="0"/>
          <w:marRight w:val="0"/>
          <w:marTop w:val="0"/>
          <w:marBottom w:val="0"/>
          <w:divBdr>
            <w:top w:val="none" w:sz="0" w:space="0" w:color="auto"/>
            <w:left w:val="none" w:sz="0" w:space="0" w:color="auto"/>
            <w:bottom w:val="none" w:sz="0" w:space="0" w:color="auto"/>
            <w:right w:val="none" w:sz="0" w:space="0" w:color="auto"/>
          </w:divBdr>
          <w:divsChild>
            <w:div w:id="822744851">
              <w:marLeft w:val="0"/>
              <w:marRight w:val="0"/>
              <w:marTop w:val="0"/>
              <w:marBottom w:val="0"/>
              <w:divBdr>
                <w:top w:val="none" w:sz="0" w:space="0" w:color="auto"/>
                <w:left w:val="none" w:sz="0" w:space="0" w:color="auto"/>
                <w:bottom w:val="none" w:sz="0" w:space="0" w:color="auto"/>
                <w:right w:val="none" w:sz="0" w:space="0" w:color="auto"/>
              </w:divBdr>
              <w:divsChild>
                <w:div w:id="7833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52450">
      <w:bodyDiv w:val="1"/>
      <w:marLeft w:val="0"/>
      <w:marRight w:val="0"/>
      <w:marTop w:val="0"/>
      <w:marBottom w:val="0"/>
      <w:divBdr>
        <w:top w:val="none" w:sz="0" w:space="0" w:color="auto"/>
        <w:left w:val="none" w:sz="0" w:space="0" w:color="auto"/>
        <w:bottom w:val="none" w:sz="0" w:space="0" w:color="auto"/>
        <w:right w:val="none" w:sz="0" w:space="0" w:color="auto"/>
      </w:divBdr>
    </w:div>
    <w:div w:id="722026155">
      <w:bodyDiv w:val="1"/>
      <w:marLeft w:val="0"/>
      <w:marRight w:val="0"/>
      <w:marTop w:val="0"/>
      <w:marBottom w:val="0"/>
      <w:divBdr>
        <w:top w:val="none" w:sz="0" w:space="0" w:color="auto"/>
        <w:left w:val="none" w:sz="0" w:space="0" w:color="auto"/>
        <w:bottom w:val="none" w:sz="0" w:space="0" w:color="auto"/>
        <w:right w:val="none" w:sz="0" w:space="0" w:color="auto"/>
      </w:divBdr>
      <w:divsChild>
        <w:div w:id="814417364">
          <w:marLeft w:val="0"/>
          <w:marRight w:val="0"/>
          <w:marTop w:val="0"/>
          <w:marBottom w:val="0"/>
          <w:divBdr>
            <w:top w:val="none" w:sz="0" w:space="0" w:color="auto"/>
            <w:left w:val="none" w:sz="0" w:space="0" w:color="auto"/>
            <w:bottom w:val="none" w:sz="0" w:space="0" w:color="auto"/>
            <w:right w:val="none" w:sz="0" w:space="0" w:color="auto"/>
          </w:divBdr>
          <w:divsChild>
            <w:div w:id="1838576155">
              <w:marLeft w:val="0"/>
              <w:marRight w:val="0"/>
              <w:marTop w:val="0"/>
              <w:marBottom w:val="0"/>
              <w:divBdr>
                <w:top w:val="none" w:sz="0" w:space="0" w:color="auto"/>
                <w:left w:val="none" w:sz="0" w:space="0" w:color="auto"/>
                <w:bottom w:val="none" w:sz="0" w:space="0" w:color="auto"/>
                <w:right w:val="none" w:sz="0" w:space="0" w:color="auto"/>
              </w:divBdr>
              <w:divsChild>
                <w:div w:id="15629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5908">
      <w:bodyDiv w:val="1"/>
      <w:marLeft w:val="0"/>
      <w:marRight w:val="0"/>
      <w:marTop w:val="0"/>
      <w:marBottom w:val="0"/>
      <w:divBdr>
        <w:top w:val="none" w:sz="0" w:space="0" w:color="auto"/>
        <w:left w:val="none" w:sz="0" w:space="0" w:color="auto"/>
        <w:bottom w:val="none" w:sz="0" w:space="0" w:color="auto"/>
        <w:right w:val="none" w:sz="0" w:space="0" w:color="auto"/>
      </w:divBdr>
      <w:divsChild>
        <w:div w:id="617881210">
          <w:marLeft w:val="0"/>
          <w:marRight w:val="0"/>
          <w:marTop w:val="0"/>
          <w:marBottom w:val="0"/>
          <w:divBdr>
            <w:top w:val="none" w:sz="0" w:space="0" w:color="auto"/>
            <w:left w:val="none" w:sz="0" w:space="0" w:color="auto"/>
            <w:bottom w:val="none" w:sz="0" w:space="0" w:color="auto"/>
            <w:right w:val="none" w:sz="0" w:space="0" w:color="auto"/>
          </w:divBdr>
          <w:divsChild>
            <w:div w:id="230047055">
              <w:marLeft w:val="0"/>
              <w:marRight w:val="0"/>
              <w:marTop w:val="0"/>
              <w:marBottom w:val="0"/>
              <w:divBdr>
                <w:top w:val="none" w:sz="0" w:space="0" w:color="auto"/>
                <w:left w:val="none" w:sz="0" w:space="0" w:color="auto"/>
                <w:bottom w:val="none" w:sz="0" w:space="0" w:color="auto"/>
                <w:right w:val="none" w:sz="0" w:space="0" w:color="auto"/>
              </w:divBdr>
              <w:divsChild>
                <w:div w:id="643848715">
                  <w:marLeft w:val="0"/>
                  <w:marRight w:val="0"/>
                  <w:marTop w:val="0"/>
                  <w:marBottom w:val="0"/>
                  <w:divBdr>
                    <w:top w:val="none" w:sz="0" w:space="0" w:color="auto"/>
                    <w:left w:val="none" w:sz="0" w:space="0" w:color="auto"/>
                    <w:bottom w:val="none" w:sz="0" w:space="0" w:color="auto"/>
                    <w:right w:val="none" w:sz="0" w:space="0" w:color="auto"/>
                  </w:divBdr>
                  <w:divsChild>
                    <w:div w:id="12404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69694">
      <w:bodyDiv w:val="1"/>
      <w:marLeft w:val="0"/>
      <w:marRight w:val="0"/>
      <w:marTop w:val="0"/>
      <w:marBottom w:val="0"/>
      <w:divBdr>
        <w:top w:val="none" w:sz="0" w:space="0" w:color="auto"/>
        <w:left w:val="none" w:sz="0" w:space="0" w:color="auto"/>
        <w:bottom w:val="none" w:sz="0" w:space="0" w:color="auto"/>
        <w:right w:val="none" w:sz="0" w:space="0" w:color="auto"/>
      </w:divBdr>
      <w:divsChild>
        <w:div w:id="673194094">
          <w:marLeft w:val="0"/>
          <w:marRight w:val="0"/>
          <w:marTop w:val="0"/>
          <w:marBottom w:val="0"/>
          <w:divBdr>
            <w:top w:val="none" w:sz="0" w:space="0" w:color="auto"/>
            <w:left w:val="none" w:sz="0" w:space="0" w:color="auto"/>
            <w:bottom w:val="none" w:sz="0" w:space="0" w:color="auto"/>
            <w:right w:val="none" w:sz="0" w:space="0" w:color="auto"/>
          </w:divBdr>
          <w:divsChild>
            <w:div w:id="605503056">
              <w:marLeft w:val="0"/>
              <w:marRight w:val="0"/>
              <w:marTop w:val="0"/>
              <w:marBottom w:val="0"/>
              <w:divBdr>
                <w:top w:val="none" w:sz="0" w:space="0" w:color="auto"/>
                <w:left w:val="none" w:sz="0" w:space="0" w:color="auto"/>
                <w:bottom w:val="none" w:sz="0" w:space="0" w:color="auto"/>
                <w:right w:val="none" w:sz="0" w:space="0" w:color="auto"/>
              </w:divBdr>
              <w:divsChild>
                <w:div w:id="1893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46979">
          <w:marLeft w:val="0"/>
          <w:marRight w:val="0"/>
          <w:marTop w:val="0"/>
          <w:marBottom w:val="0"/>
          <w:divBdr>
            <w:top w:val="none" w:sz="0" w:space="0" w:color="auto"/>
            <w:left w:val="none" w:sz="0" w:space="0" w:color="auto"/>
            <w:bottom w:val="none" w:sz="0" w:space="0" w:color="auto"/>
            <w:right w:val="none" w:sz="0" w:space="0" w:color="auto"/>
          </w:divBdr>
          <w:divsChild>
            <w:div w:id="1140726086">
              <w:marLeft w:val="0"/>
              <w:marRight w:val="0"/>
              <w:marTop w:val="0"/>
              <w:marBottom w:val="0"/>
              <w:divBdr>
                <w:top w:val="none" w:sz="0" w:space="0" w:color="auto"/>
                <w:left w:val="none" w:sz="0" w:space="0" w:color="auto"/>
                <w:bottom w:val="none" w:sz="0" w:space="0" w:color="auto"/>
                <w:right w:val="none" w:sz="0" w:space="0" w:color="auto"/>
              </w:divBdr>
              <w:divsChild>
                <w:div w:id="17040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6612">
      <w:bodyDiv w:val="1"/>
      <w:marLeft w:val="0"/>
      <w:marRight w:val="0"/>
      <w:marTop w:val="0"/>
      <w:marBottom w:val="0"/>
      <w:divBdr>
        <w:top w:val="none" w:sz="0" w:space="0" w:color="auto"/>
        <w:left w:val="none" w:sz="0" w:space="0" w:color="auto"/>
        <w:bottom w:val="none" w:sz="0" w:space="0" w:color="auto"/>
        <w:right w:val="none" w:sz="0" w:space="0" w:color="auto"/>
      </w:divBdr>
      <w:divsChild>
        <w:div w:id="698242142">
          <w:marLeft w:val="0"/>
          <w:marRight w:val="0"/>
          <w:marTop w:val="0"/>
          <w:marBottom w:val="0"/>
          <w:divBdr>
            <w:top w:val="none" w:sz="0" w:space="0" w:color="auto"/>
            <w:left w:val="none" w:sz="0" w:space="0" w:color="auto"/>
            <w:bottom w:val="none" w:sz="0" w:space="0" w:color="auto"/>
            <w:right w:val="none" w:sz="0" w:space="0" w:color="auto"/>
          </w:divBdr>
          <w:divsChild>
            <w:div w:id="580413311">
              <w:marLeft w:val="0"/>
              <w:marRight w:val="0"/>
              <w:marTop w:val="0"/>
              <w:marBottom w:val="0"/>
              <w:divBdr>
                <w:top w:val="none" w:sz="0" w:space="0" w:color="auto"/>
                <w:left w:val="none" w:sz="0" w:space="0" w:color="auto"/>
                <w:bottom w:val="none" w:sz="0" w:space="0" w:color="auto"/>
                <w:right w:val="none" w:sz="0" w:space="0" w:color="auto"/>
              </w:divBdr>
              <w:divsChild>
                <w:div w:id="15995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0640">
      <w:bodyDiv w:val="1"/>
      <w:marLeft w:val="0"/>
      <w:marRight w:val="0"/>
      <w:marTop w:val="0"/>
      <w:marBottom w:val="0"/>
      <w:divBdr>
        <w:top w:val="none" w:sz="0" w:space="0" w:color="auto"/>
        <w:left w:val="none" w:sz="0" w:space="0" w:color="auto"/>
        <w:bottom w:val="none" w:sz="0" w:space="0" w:color="auto"/>
        <w:right w:val="none" w:sz="0" w:space="0" w:color="auto"/>
      </w:divBdr>
      <w:divsChild>
        <w:div w:id="384380996">
          <w:marLeft w:val="0"/>
          <w:marRight w:val="0"/>
          <w:marTop w:val="0"/>
          <w:marBottom w:val="0"/>
          <w:divBdr>
            <w:top w:val="none" w:sz="0" w:space="0" w:color="auto"/>
            <w:left w:val="none" w:sz="0" w:space="0" w:color="auto"/>
            <w:bottom w:val="none" w:sz="0" w:space="0" w:color="auto"/>
            <w:right w:val="none" w:sz="0" w:space="0" w:color="auto"/>
          </w:divBdr>
          <w:divsChild>
            <w:div w:id="983702017">
              <w:marLeft w:val="0"/>
              <w:marRight w:val="0"/>
              <w:marTop w:val="0"/>
              <w:marBottom w:val="0"/>
              <w:divBdr>
                <w:top w:val="none" w:sz="0" w:space="0" w:color="auto"/>
                <w:left w:val="none" w:sz="0" w:space="0" w:color="auto"/>
                <w:bottom w:val="none" w:sz="0" w:space="0" w:color="auto"/>
                <w:right w:val="none" w:sz="0" w:space="0" w:color="auto"/>
              </w:divBdr>
              <w:divsChild>
                <w:div w:id="21340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90707">
      <w:bodyDiv w:val="1"/>
      <w:marLeft w:val="0"/>
      <w:marRight w:val="0"/>
      <w:marTop w:val="0"/>
      <w:marBottom w:val="0"/>
      <w:divBdr>
        <w:top w:val="none" w:sz="0" w:space="0" w:color="auto"/>
        <w:left w:val="none" w:sz="0" w:space="0" w:color="auto"/>
        <w:bottom w:val="none" w:sz="0" w:space="0" w:color="auto"/>
        <w:right w:val="none" w:sz="0" w:space="0" w:color="auto"/>
      </w:divBdr>
      <w:divsChild>
        <w:div w:id="1713579656">
          <w:marLeft w:val="0"/>
          <w:marRight w:val="0"/>
          <w:marTop w:val="0"/>
          <w:marBottom w:val="0"/>
          <w:divBdr>
            <w:top w:val="none" w:sz="0" w:space="0" w:color="auto"/>
            <w:left w:val="none" w:sz="0" w:space="0" w:color="auto"/>
            <w:bottom w:val="none" w:sz="0" w:space="0" w:color="auto"/>
            <w:right w:val="none" w:sz="0" w:space="0" w:color="auto"/>
          </w:divBdr>
          <w:divsChild>
            <w:div w:id="972632901">
              <w:marLeft w:val="0"/>
              <w:marRight w:val="0"/>
              <w:marTop w:val="0"/>
              <w:marBottom w:val="0"/>
              <w:divBdr>
                <w:top w:val="none" w:sz="0" w:space="0" w:color="auto"/>
                <w:left w:val="none" w:sz="0" w:space="0" w:color="auto"/>
                <w:bottom w:val="none" w:sz="0" w:space="0" w:color="auto"/>
                <w:right w:val="none" w:sz="0" w:space="0" w:color="auto"/>
              </w:divBdr>
              <w:divsChild>
                <w:div w:id="18026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08223">
      <w:bodyDiv w:val="1"/>
      <w:marLeft w:val="0"/>
      <w:marRight w:val="0"/>
      <w:marTop w:val="0"/>
      <w:marBottom w:val="0"/>
      <w:divBdr>
        <w:top w:val="none" w:sz="0" w:space="0" w:color="auto"/>
        <w:left w:val="none" w:sz="0" w:space="0" w:color="auto"/>
        <w:bottom w:val="none" w:sz="0" w:space="0" w:color="auto"/>
        <w:right w:val="none" w:sz="0" w:space="0" w:color="auto"/>
      </w:divBdr>
      <w:divsChild>
        <w:div w:id="77408848">
          <w:marLeft w:val="0"/>
          <w:marRight w:val="0"/>
          <w:marTop w:val="0"/>
          <w:marBottom w:val="0"/>
          <w:divBdr>
            <w:top w:val="none" w:sz="0" w:space="0" w:color="auto"/>
            <w:left w:val="none" w:sz="0" w:space="0" w:color="auto"/>
            <w:bottom w:val="none" w:sz="0" w:space="0" w:color="auto"/>
            <w:right w:val="none" w:sz="0" w:space="0" w:color="auto"/>
          </w:divBdr>
          <w:divsChild>
            <w:div w:id="753941021">
              <w:marLeft w:val="0"/>
              <w:marRight w:val="0"/>
              <w:marTop w:val="0"/>
              <w:marBottom w:val="0"/>
              <w:divBdr>
                <w:top w:val="none" w:sz="0" w:space="0" w:color="auto"/>
                <w:left w:val="none" w:sz="0" w:space="0" w:color="auto"/>
                <w:bottom w:val="none" w:sz="0" w:space="0" w:color="auto"/>
                <w:right w:val="none" w:sz="0" w:space="0" w:color="auto"/>
              </w:divBdr>
              <w:divsChild>
                <w:div w:id="751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1141">
      <w:bodyDiv w:val="1"/>
      <w:marLeft w:val="0"/>
      <w:marRight w:val="0"/>
      <w:marTop w:val="0"/>
      <w:marBottom w:val="0"/>
      <w:divBdr>
        <w:top w:val="none" w:sz="0" w:space="0" w:color="auto"/>
        <w:left w:val="none" w:sz="0" w:space="0" w:color="auto"/>
        <w:bottom w:val="none" w:sz="0" w:space="0" w:color="auto"/>
        <w:right w:val="none" w:sz="0" w:space="0" w:color="auto"/>
      </w:divBdr>
      <w:divsChild>
        <w:div w:id="1539078584">
          <w:marLeft w:val="0"/>
          <w:marRight w:val="0"/>
          <w:marTop w:val="0"/>
          <w:marBottom w:val="0"/>
          <w:divBdr>
            <w:top w:val="none" w:sz="0" w:space="0" w:color="auto"/>
            <w:left w:val="none" w:sz="0" w:space="0" w:color="auto"/>
            <w:bottom w:val="none" w:sz="0" w:space="0" w:color="auto"/>
            <w:right w:val="none" w:sz="0" w:space="0" w:color="auto"/>
          </w:divBdr>
          <w:divsChild>
            <w:div w:id="107505610">
              <w:marLeft w:val="0"/>
              <w:marRight w:val="0"/>
              <w:marTop w:val="0"/>
              <w:marBottom w:val="0"/>
              <w:divBdr>
                <w:top w:val="none" w:sz="0" w:space="0" w:color="auto"/>
                <w:left w:val="none" w:sz="0" w:space="0" w:color="auto"/>
                <w:bottom w:val="none" w:sz="0" w:space="0" w:color="auto"/>
                <w:right w:val="none" w:sz="0" w:space="0" w:color="auto"/>
              </w:divBdr>
              <w:divsChild>
                <w:div w:id="1955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46755">
      <w:bodyDiv w:val="1"/>
      <w:marLeft w:val="0"/>
      <w:marRight w:val="0"/>
      <w:marTop w:val="0"/>
      <w:marBottom w:val="0"/>
      <w:divBdr>
        <w:top w:val="none" w:sz="0" w:space="0" w:color="auto"/>
        <w:left w:val="none" w:sz="0" w:space="0" w:color="auto"/>
        <w:bottom w:val="none" w:sz="0" w:space="0" w:color="auto"/>
        <w:right w:val="none" w:sz="0" w:space="0" w:color="auto"/>
      </w:divBdr>
      <w:divsChild>
        <w:div w:id="1809088362">
          <w:marLeft w:val="0"/>
          <w:marRight w:val="0"/>
          <w:marTop w:val="0"/>
          <w:marBottom w:val="0"/>
          <w:divBdr>
            <w:top w:val="none" w:sz="0" w:space="0" w:color="auto"/>
            <w:left w:val="none" w:sz="0" w:space="0" w:color="auto"/>
            <w:bottom w:val="none" w:sz="0" w:space="0" w:color="auto"/>
            <w:right w:val="none" w:sz="0" w:space="0" w:color="auto"/>
          </w:divBdr>
          <w:divsChild>
            <w:div w:id="895169185">
              <w:marLeft w:val="0"/>
              <w:marRight w:val="0"/>
              <w:marTop w:val="0"/>
              <w:marBottom w:val="0"/>
              <w:divBdr>
                <w:top w:val="none" w:sz="0" w:space="0" w:color="auto"/>
                <w:left w:val="none" w:sz="0" w:space="0" w:color="auto"/>
                <w:bottom w:val="none" w:sz="0" w:space="0" w:color="auto"/>
                <w:right w:val="none" w:sz="0" w:space="0" w:color="auto"/>
              </w:divBdr>
              <w:divsChild>
                <w:div w:id="2636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949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715">
          <w:marLeft w:val="0"/>
          <w:marRight w:val="0"/>
          <w:marTop w:val="0"/>
          <w:marBottom w:val="0"/>
          <w:divBdr>
            <w:top w:val="none" w:sz="0" w:space="0" w:color="auto"/>
            <w:left w:val="none" w:sz="0" w:space="0" w:color="auto"/>
            <w:bottom w:val="none" w:sz="0" w:space="0" w:color="auto"/>
            <w:right w:val="none" w:sz="0" w:space="0" w:color="auto"/>
          </w:divBdr>
          <w:divsChild>
            <w:div w:id="570121674">
              <w:marLeft w:val="0"/>
              <w:marRight w:val="0"/>
              <w:marTop w:val="0"/>
              <w:marBottom w:val="0"/>
              <w:divBdr>
                <w:top w:val="none" w:sz="0" w:space="0" w:color="auto"/>
                <w:left w:val="none" w:sz="0" w:space="0" w:color="auto"/>
                <w:bottom w:val="none" w:sz="0" w:space="0" w:color="auto"/>
                <w:right w:val="none" w:sz="0" w:space="0" w:color="auto"/>
              </w:divBdr>
              <w:divsChild>
                <w:div w:id="1618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0250">
      <w:bodyDiv w:val="1"/>
      <w:marLeft w:val="0"/>
      <w:marRight w:val="0"/>
      <w:marTop w:val="0"/>
      <w:marBottom w:val="0"/>
      <w:divBdr>
        <w:top w:val="none" w:sz="0" w:space="0" w:color="auto"/>
        <w:left w:val="none" w:sz="0" w:space="0" w:color="auto"/>
        <w:bottom w:val="none" w:sz="0" w:space="0" w:color="auto"/>
        <w:right w:val="none" w:sz="0" w:space="0" w:color="auto"/>
      </w:divBdr>
      <w:divsChild>
        <w:div w:id="2003653653">
          <w:marLeft w:val="0"/>
          <w:marRight w:val="0"/>
          <w:marTop w:val="0"/>
          <w:marBottom w:val="0"/>
          <w:divBdr>
            <w:top w:val="none" w:sz="0" w:space="0" w:color="auto"/>
            <w:left w:val="none" w:sz="0" w:space="0" w:color="auto"/>
            <w:bottom w:val="none" w:sz="0" w:space="0" w:color="auto"/>
            <w:right w:val="none" w:sz="0" w:space="0" w:color="auto"/>
          </w:divBdr>
          <w:divsChild>
            <w:div w:id="1625308274">
              <w:marLeft w:val="0"/>
              <w:marRight w:val="0"/>
              <w:marTop w:val="0"/>
              <w:marBottom w:val="0"/>
              <w:divBdr>
                <w:top w:val="none" w:sz="0" w:space="0" w:color="auto"/>
                <w:left w:val="none" w:sz="0" w:space="0" w:color="auto"/>
                <w:bottom w:val="none" w:sz="0" w:space="0" w:color="auto"/>
                <w:right w:val="none" w:sz="0" w:space="0" w:color="auto"/>
              </w:divBdr>
              <w:divsChild>
                <w:div w:id="21287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2650">
      <w:bodyDiv w:val="1"/>
      <w:marLeft w:val="0"/>
      <w:marRight w:val="0"/>
      <w:marTop w:val="0"/>
      <w:marBottom w:val="0"/>
      <w:divBdr>
        <w:top w:val="none" w:sz="0" w:space="0" w:color="auto"/>
        <w:left w:val="none" w:sz="0" w:space="0" w:color="auto"/>
        <w:bottom w:val="none" w:sz="0" w:space="0" w:color="auto"/>
        <w:right w:val="none" w:sz="0" w:space="0" w:color="auto"/>
      </w:divBdr>
      <w:divsChild>
        <w:div w:id="1287733481">
          <w:marLeft w:val="0"/>
          <w:marRight w:val="0"/>
          <w:marTop w:val="0"/>
          <w:marBottom w:val="0"/>
          <w:divBdr>
            <w:top w:val="none" w:sz="0" w:space="0" w:color="auto"/>
            <w:left w:val="none" w:sz="0" w:space="0" w:color="auto"/>
            <w:bottom w:val="none" w:sz="0" w:space="0" w:color="auto"/>
            <w:right w:val="none" w:sz="0" w:space="0" w:color="auto"/>
          </w:divBdr>
          <w:divsChild>
            <w:div w:id="650252858">
              <w:marLeft w:val="0"/>
              <w:marRight w:val="0"/>
              <w:marTop w:val="0"/>
              <w:marBottom w:val="0"/>
              <w:divBdr>
                <w:top w:val="none" w:sz="0" w:space="0" w:color="auto"/>
                <w:left w:val="none" w:sz="0" w:space="0" w:color="auto"/>
                <w:bottom w:val="none" w:sz="0" w:space="0" w:color="auto"/>
                <w:right w:val="none" w:sz="0" w:space="0" w:color="auto"/>
              </w:divBdr>
              <w:divsChild>
                <w:div w:id="17892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41368">
      <w:bodyDiv w:val="1"/>
      <w:marLeft w:val="0"/>
      <w:marRight w:val="0"/>
      <w:marTop w:val="0"/>
      <w:marBottom w:val="0"/>
      <w:divBdr>
        <w:top w:val="none" w:sz="0" w:space="0" w:color="auto"/>
        <w:left w:val="none" w:sz="0" w:space="0" w:color="auto"/>
        <w:bottom w:val="none" w:sz="0" w:space="0" w:color="auto"/>
        <w:right w:val="none" w:sz="0" w:space="0" w:color="auto"/>
      </w:divBdr>
      <w:divsChild>
        <w:div w:id="418333076">
          <w:marLeft w:val="0"/>
          <w:marRight w:val="0"/>
          <w:marTop w:val="0"/>
          <w:marBottom w:val="0"/>
          <w:divBdr>
            <w:top w:val="none" w:sz="0" w:space="0" w:color="auto"/>
            <w:left w:val="none" w:sz="0" w:space="0" w:color="auto"/>
            <w:bottom w:val="none" w:sz="0" w:space="0" w:color="auto"/>
            <w:right w:val="none" w:sz="0" w:space="0" w:color="auto"/>
          </w:divBdr>
          <w:divsChild>
            <w:div w:id="1581134839">
              <w:marLeft w:val="0"/>
              <w:marRight w:val="0"/>
              <w:marTop w:val="0"/>
              <w:marBottom w:val="0"/>
              <w:divBdr>
                <w:top w:val="none" w:sz="0" w:space="0" w:color="auto"/>
                <w:left w:val="none" w:sz="0" w:space="0" w:color="auto"/>
                <w:bottom w:val="none" w:sz="0" w:space="0" w:color="auto"/>
                <w:right w:val="none" w:sz="0" w:space="0" w:color="auto"/>
              </w:divBdr>
              <w:divsChild>
                <w:div w:id="2425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8287">
      <w:bodyDiv w:val="1"/>
      <w:marLeft w:val="0"/>
      <w:marRight w:val="0"/>
      <w:marTop w:val="0"/>
      <w:marBottom w:val="0"/>
      <w:divBdr>
        <w:top w:val="none" w:sz="0" w:space="0" w:color="auto"/>
        <w:left w:val="none" w:sz="0" w:space="0" w:color="auto"/>
        <w:bottom w:val="none" w:sz="0" w:space="0" w:color="auto"/>
        <w:right w:val="none" w:sz="0" w:space="0" w:color="auto"/>
      </w:divBdr>
      <w:divsChild>
        <w:div w:id="1647514861">
          <w:marLeft w:val="0"/>
          <w:marRight w:val="0"/>
          <w:marTop w:val="0"/>
          <w:marBottom w:val="0"/>
          <w:divBdr>
            <w:top w:val="none" w:sz="0" w:space="0" w:color="auto"/>
            <w:left w:val="none" w:sz="0" w:space="0" w:color="auto"/>
            <w:bottom w:val="none" w:sz="0" w:space="0" w:color="auto"/>
            <w:right w:val="none" w:sz="0" w:space="0" w:color="auto"/>
          </w:divBdr>
          <w:divsChild>
            <w:div w:id="2071923248">
              <w:marLeft w:val="0"/>
              <w:marRight w:val="0"/>
              <w:marTop w:val="0"/>
              <w:marBottom w:val="0"/>
              <w:divBdr>
                <w:top w:val="none" w:sz="0" w:space="0" w:color="auto"/>
                <w:left w:val="none" w:sz="0" w:space="0" w:color="auto"/>
                <w:bottom w:val="none" w:sz="0" w:space="0" w:color="auto"/>
                <w:right w:val="none" w:sz="0" w:space="0" w:color="auto"/>
              </w:divBdr>
              <w:divsChild>
                <w:div w:id="8081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82160">
      <w:bodyDiv w:val="1"/>
      <w:marLeft w:val="0"/>
      <w:marRight w:val="0"/>
      <w:marTop w:val="0"/>
      <w:marBottom w:val="0"/>
      <w:divBdr>
        <w:top w:val="none" w:sz="0" w:space="0" w:color="auto"/>
        <w:left w:val="none" w:sz="0" w:space="0" w:color="auto"/>
        <w:bottom w:val="none" w:sz="0" w:space="0" w:color="auto"/>
        <w:right w:val="none" w:sz="0" w:space="0" w:color="auto"/>
      </w:divBdr>
      <w:divsChild>
        <w:div w:id="1800997471">
          <w:marLeft w:val="0"/>
          <w:marRight w:val="0"/>
          <w:marTop w:val="0"/>
          <w:marBottom w:val="0"/>
          <w:divBdr>
            <w:top w:val="none" w:sz="0" w:space="0" w:color="auto"/>
            <w:left w:val="none" w:sz="0" w:space="0" w:color="auto"/>
            <w:bottom w:val="none" w:sz="0" w:space="0" w:color="auto"/>
            <w:right w:val="none" w:sz="0" w:space="0" w:color="auto"/>
          </w:divBdr>
          <w:divsChild>
            <w:div w:id="1806700166">
              <w:marLeft w:val="0"/>
              <w:marRight w:val="0"/>
              <w:marTop w:val="0"/>
              <w:marBottom w:val="0"/>
              <w:divBdr>
                <w:top w:val="none" w:sz="0" w:space="0" w:color="auto"/>
                <w:left w:val="none" w:sz="0" w:space="0" w:color="auto"/>
                <w:bottom w:val="none" w:sz="0" w:space="0" w:color="auto"/>
                <w:right w:val="none" w:sz="0" w:space="0" w:color="auto"/>
              </w:divBdr>
              <w:divsChild>
                <w:div w:id="1809082708">
                  <w:marLeft w:val="0"/>
                  <w:marRight w:val="0"/>
                  <w:marTop w:val="0"/>
                  <w:marBottom w:val="0"/>
                  <w:divBdr>
                    <w:top w:val="none" w:sz="0" w:space="0" w:color="auto"/>
                    <w:left w:val="none" w:sz="0" w:space="0" w:color="auto"/>
                    <w:bottom w:val="none" w:sz="0" w:space="0" w:color="auto"/>
                    <w:right w:val="none" w:sz="0" w:space="0" w:color="auto"/>
                  </w:divBdr>
                </w:div>
              </w:divsChild>
            </w:div>
            <w:div w:id="1426148118">
              <w:marLeft w:val="0"/>
              <w:marRight w:val="0"/>
              <w:marTop w:val="0"/>
              <w:marBottom w:val="0"/>
              <w:divBdr>
                <w:top w:val="none" w:sz="0" w:space="0" w:color="auto"/>
                <w:left w:val="none" w:sz="0" w:space="0" w:color="auto"/>
                <w:bottom w:val="none" w:sz="0" w:space="0" w:color="auto"/>
                <w:right w:val="none" w:sz="0" w:space="0" w:color="auto"/>
              </w:divBdr>
              <w:divsChild>
                <w:div w:id="875506523">
                  <w:marLeft w:val="0"/>
                  <w:marRight w:val="0"/>
                  <w:marTop w:val="0"/>
                  <w:marBottom w:val="0"/>
                  <w:divBdr>
                    <w:top w:val="none" w:sz="0" w:space="0" w:color="auto"/>
                    <w:left w:val="none" w:sz="0" w:space="0" w:color="auto"/>
                    <w:bottom w:val="none" w:sz="0" w:space="0" w:color="auto"/>
                    <w:right w:val="none" w:sz="0" w:space="0" w:color="auto"/>
                  </w:divBdr>
                </w:div>
              </w:divsChild>
            </w:div>
            <w:div w:id="93670138">
              <w:marLeft w:val="0"/>
              <w:marRight w:val="0"/>
              <w:marTop w:val="0"/>
              <w:marBottom w:val="0"/>
              <w:divBdr>
                <w:top w:val="none" w:sz="0" w:space="0" w:color="auto"/>
                <w:left w:val="none" w:sz="0" w:space="0" w:color="auto"/>
                <w:bottom w:val="none" w:sz="0" w:space="0" w:color="auto"/>
                <w:right w:val="none" w:sz="0" w:space="0" w:color="auto"/>
              </w:divBdr>
              <w:divsChild>
                <w:div w:id="942803081">
                  <w:marLeft w:val="0"/>
                  <w:marRight w:val="0"/>
                  <w:marTop w:val="0"/>
                  <w:marBottom w:val="0"/>
                  <w:divBdr>
                    <w:top w:val="none" w:sz="0" w:space="0" w:color="auto"/>
                    <w:left w:val="none" w:sz="0" w:space="0" w:color="auto"/>
                    <w:bottom w:val="none" w:sz="0" w:space="0" w:color="auto"/>
                    <w:right w:val="none" w:sz="0" w:space="0" w:color="auto"/>
                  </w:divBdr>
                </w:div>
              </w:divsChild>
            </w:div>
            <w:div w:id="1319337623">
              <w:marLeft w:val="0"/>
              <w:marRight w:val="0"/>
              <w:marTop w:val="0"/>
              <w:marBottom w:val="0"/>
              <w:divBdr>
                <w:top w:val="none" w:sz="0" w:space="0" w:color="auto"/>
                <w:left w:val="none" w:sz="0" w:space="0" w:color="auto"/>
                <w:bottom w:val="none" w:sz="0" w:space="0" w:color="auto"/>
                <w:right w:val="none" w:sz="0" w:space="0" w:color="auto"/>
              </w:divBdr>
              <w:divsChild>
                <w:div w:id="14989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58506">
      <w:bodyDiv w:val="1"/>
      <w:marLeft w:val="0"/>
      <w:marRight w:val="0"/>
      <w:marTop w:val="0"/>
      <w:marBottom w:val="0"/>
      <w:divBdr>
        <w:top w:val="none" w:sz="0" w:space="0" w:color="auto"/>
        <w:left w:val="none" w:sz="0" w:space="0" w:color="auto"/>
        <w:bottom w:val="none" w:sz="0" w:space="0" w:color="auto"/>
        <w:right w:val="none" w:sz="0" w:space="0" w:color="auto"/>
      </w:divBdr>
      <w:divsChild>
        <w:div w:id="72362079">
          <w:marLeft w:val="0"/>
          <w:marRight w:val="0"/>
          <w:marTop w:val="0"/>
          <w:marBottom w:val="0"/>
          <w:divBdr>
            <w:top w:val="none" w:sz="0" w:space="0" w:color="auto"/>
            <w:left w:val="none" w:sz="0" w:space="0" w:color="auto"/>
            <w:bottom w:val="none" w:sz="0" w:space="0" w:color="auto"/>
            <w:right w:val="none" w:sz="0" w:space="0" w:color="auto"/>
          </w:divBdr>
          <w:divsChild>
            <w:div w:id="1817985502">
              <w:marLeft w:val="0"/>
              <w:marRight w:val="0"/>
              <w:marTop w:val="0"/>
              <w:marBottom w:val="0"/>
              <w:divBdr>
                <w:top w:val="none" w:sz="0" w:space="0" w:color="auto"/>
                <w:left w:val="none" w:sz="0" w:space="0" w:color="auto"/>
                <w:bottom w:val="none" w:sz="0" w:space="0" w:color="auto"/>
                <w:right w:val="none" w:sz="0" w:space="0" w:color="auto"/>
              </w:divBdr>
              <w:divsChild>
                <w:div w:id="6729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7135">
      <w:bodyDiv w:val="1"/>
      <w:marLeft w:val="0"/>
      <w:marRight w:val="0"/>
      <w:marTop w:val="0"/>
      <w:marBottom w:val="0"/>
      <w:divBdr>
        <w:top w:val="none" w:sz="0" w:space="0" w:color="auto"/>
        <w:left w:val="none" w:sz="0" w:space="0" w:color="auto"/>
        <w:bottom w:val="none" w:sz="0" w:space="0" w:color="auto"/>
        <w:right w:val="none" w:sz="0" w:space="0" w:color="auto"/>
      </w:divBdr>
      <w:divsChild>
        <w:div w:id="157187060">
          <w:marLeft w:val="0"/>
          <w:marRight w:val="0"/>
          <w:marTop w:val="0"/>
          <w:marBottom w:val="0"/>
          <w:divBdr>
            <w:top w:val="none" w:sz="0" w:space="0" w:color="auto"/>
            <w:left w:val="none" w:sz="0" w:space="0" w:color="auto"/>
            <w:bottom w:val="none" w:sz="0" w:space="0" w:color="auto"/>
            <w:right w:val="none" w:sz="0" w:space="0" w:color="auto"/>
          </w:divBdr>
          <w:divsChild>
            <w:div w:id="1758822306">
              <w:marLeft w:val="0"/>
              <w:marRight w:val="0"/>
              <w:marTop w:val="0"/>
              <w:marBottom w:val="0"/>
              <w:divBdr>
                <w:top w:val="none" w:sz="0" w:space="0" w:color="auto"/>
                <w:left w:val="none" w:sz="0" w:space="0" w:color="auto"/>
                <w:bottom w:val="none" w:sz="0" w:space="0" w:color="auto"/>
                <w:right w:val="none" w:sz="0" w:space="0" w:color="auto"/>
              </w:divBdr>
              <w:divsChild>
                <w:div w:id="994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50347">
      <w:bodyDiv w:val="1"/>
      <w:marLeft w:val="0"/>
      <w:marRight w:val="0"/>
      <w:marTop w:val="0"/>
      <w:marBottom w:val="0"/>
      <w:divBdr>
        <w:top w:val="none" w:sz="0" w:space="0" w:color="auto"/>
        <w:left w:val="none" w:sz="0" w:space="0" w:color="auto"/>
        <w:bottom w:val="none" w:sz="0" w:space="0" w:color="auto"/>
        <w:right w:val="none" w:sz="0" w:space="0" w:color="auto"/>
      </w:divBdr>
      <w:divsChild>
        <w:div w:id="1490555698">
          <w:marLeft w:val="0"/>
          <w:marRight w:val="0"/>
          <w:marTop w:val="0"/>
          <w:marBottom w:val="0"/>
          <w:divBdr>
            <w:top w:val="none" w:sz="0" w:space="0" w:color="auto"/>
            <w:left w:val="none" w:sz="0" w:space="0" w:color="auto"/>
            <w:bottom w:val="none" w:sz="0" w:space="0" w:color="auto"/>
            <w:right w:val="none" w:sz="0" w:space="0" w:color="auto"/>
          </w:divBdr>
          <w:divsChild>
            <w:div w:id="1870020862">
              <w:marLeft w:val="0"/>
              <w:marRight w:val="0"/>
              <w:marTop w:val="0"/>
              <w:marBottom w:val="0"/>
              <w:divBdr>
                <w:top w:val="none" w:sz="0" w:space="0" w:color="auto"/>
                <w:left w:val="none" w:sz="0" w:space="0" w:color="auto"/>
                <w:bottom w:val="none" w:sz="0" w:space="0" w:color="auto"/>
                <w:right w:val="none" w:sz="0" w:space="0" w:color="auto"/>
              </w:divBdr>
              <w:divsChild>
                <w:div w:id="6302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71788">
      <w:bodyDiv w:val="1"/>
      <w:marLeft w:val="0"/>
      <w:marRight w:val="0"/>
      <w:marTop w:val="0"/>
      <w:marBottom w:val="0"/>
      <w:divBdr>
        <w:top w:val="none" w:sz="0" w:space="0" w:color="auto"/>
        <w:left w:val="none" w:sz="0" w:space="0" w:color="auto"/>
        <w:bottom w:val="none" w:sz="0" w:space="0" w:color="auto"/>
        <w:right w:val="none" w:sz="0" w:space="0" w:color="auto"/>
      </w:divBdr>
      <w:divsChild>
        <w:div w:id="243807308">
          <w:marLeft w:val="0"/>
          <w:marRight w:val="0"/>
          <w:marTop w:val="0"/>
          <w:marBottom w:val="0"/>
          <w:divBdr>
            <w:top w:val="none" w:sz="0" w:space="0" w:color="auto"/>
            <w:left w:val="none" w:sz="0" w:space="0" w:color="auto"/>
            <w:bottom w:val="none" w:sz="0" w:space="0" w:color="auto"/>
            <w:right w:val="none" w:sz="0" w:space="0" w:color="auto"/>
          </w:divBdr>
          <w:divsChild>
            <w:div w:id="365451714">
              <w:marLeft w:val="0"/>
              <w:marRight w:val="0"/>
              <w:marTop w:val="0"/>
              <w:marBottom w:val="0"/>
              <w:divBdr>
                <w:top w:val="none" w:sz="0" w:space="0" w:color="auto"/>
                <w:left w:val="none" w:sz="0" w:space="0" w:color="auto"/>
                <w:bottom w:val="none" w:sz="0" w:space="0" w:color="auto"/>
                <w:right w:val="none" w:sz="0" w:space="0" w:color="auto"/>
              </w:divBdr>
              <w:divsChild>
                <w:div w:id="2963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69174">
      <w:bodyDiv w:val="1"/>
      <w:marLeft w:val="0"/>
      <w:marRight w:val="0"/>
      <w:marTop w:val="0"/>
      <w:marBottom w:val="0"/>
      <w:divBdr>
        <w:top w:val="none" w:sz="0" w:space="0" w:color="auto"/>
        <w:left w:val="none" w:sz="0" w:space="0" w:color="auto"/>
        <w:bottom w:val="none" w:sz="0" w:space="0" w:color="auto"/>
        <w:right w:val="none" w:sz="0" w:space="0" w:color="auto"/>
      </w:divBdr>
    </w:div>
    <w:div w:id="1790540086">
      <w:bodyDiv w:val="1"/>
      <w:marLeft w:val="0"/>
      <w:marRight w:val="0"/>
      <w:marTop w:val="0"/>
      <w:marBottom w:val="0"/>
      <w:divBdr>
        <w:top w:val="none" w:sz="0" w:space="0" w:color="auto"/>
        <w:left w:val="none" w:sz="0" w:space="0" w:color="auto"/>
        <w:bottom w:val="none" w:sz="0" w:space="0" w:color="auto"/>
        <w:right w:val="none" w:sz="0" w:space="0" w:color="auto"/>
      </w:divBdr>
      <w:divsChild>
        <w:div w:id="280914811">
          <w:marLeft w:val="0"/>
          <w:marRight w:val="0"/>
          <w:marTop w:val="0"/>
          <w:marBottom w:val="0"/>
          <w:divBdr>
            <w:top w:val="none" w:sz="0" w:space="0" w:color="auto"/>
            <w:left w:val="none" w:sz="0" w:space="0" w:color="auto"/>
            <w:bottom w:val="none" w:sz="0" w:space="0" w:color="auto"/>
            <w:right w:val="none" w:sz="0" w:space="0" w:color="auto"/>
          </w:divBdr>
          <w:divsChild>
            <w:div w:id="30805400">
              <w:marLeft w:val="0"/>
              <w:marRight w:val="0"/>
              <w:marTop w:val="0"/>
              <w:marBottom w:val="0"/>
              <w:divBdr>
                <w:top w:val="none" w:sz="0" w:space="0" w:color="auto"/>
                <w:left w:val="none" w:sz="0" w:space="0" w:color="auto"/>
                <w:bottom w:val="none" w:sz="0" w:space="0" w:color="auto"/>
                <w:right w:val="none" w:sz="0" w:space="0" w:color="auto"/>
              </w:divBdr>
              <w:divsChild>
                <w:div w:id="15788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34353">
      <w:bodyDiv w:val="1"/>
      <w:marLeft w:val="0"/>
      <w:marRight w:val="0"/>
      <w:marTop w:val="0"/>
      <w:marBottom w:val="0"/>
      <w:divBdr>
        <w:top w:val="none" w:sz="0" w:space="0" w:color="auto"/>
        <w:left w:val="none" w:sz="0" w:space="0" w:color="auto"/>
        <w:bottom w:val="none" w:sz="0" w:space="0" w:color="auto"/>
        <w:right w:val="none" w:sz="0" w:space="0" w:color="auto"/>
      </w:divBdr>
      <w:divsChild>
        <w:div w:id="2066904148">
          <w:marLeft w:val="0"/>
          <w:marRight w:val="0"/>
          <w:marTop w:val="0"/>
          <w:marBottom w:val="0"/>
          <w:divBdr>
            <w:top w:val="none" w:sz="0" w:space="0" w:color="auto"/>
            <w:left w:val="none" w:sz="0" w:space="0" w:color="auto"/>
            <w:bottom w:val="none" w:sz="0" w:space="0" w:color="auto"/>
            <w:right w:val="none" w:sz="0" w:space="0" w:color="auto"/>
          </w:divBdr>
          <w:divsChild>
            <w:div w:id="583489849">
              <w:marLeft w:val="0"/>
              <w:marRight w:val="0"/>
              <w:marTop w:val="0"/>
              <w:marBottom w:val="0"/>
              <w:divBdr>
                <w:top w:val="none" w:sz="0" w:space="0" w:color="auto"/>
                <w:left w:val="none" w:sz="0" w:space="0" w:color="auto"/>
                <w:bottom w:val="none" w:sz="0" w:space="0" w:color="auto"/>
                <w:right w:val="none" w:sz="0" w:space="0" w:color="auto"/>
              </w:divBdr>
              <w:divsChild>
                <w:div w:id="822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226">
      <w:bodyDiv w:val="1"/>
      <w:marLeft w:val="0"/>
      <w:marRight w:val="0"/>
      <w:marTop w:val="0"/>
      <w:marBottom w:val="0"/>
      <w:divBdr>
        <w:top w:val="none" w:sz="0" w:space="0" w:color="auto"/>
        <w:left w:val="none" w:sz="0" w:space="0" w:color="auto"/>
        <w:bottom w:val="none" w:sz="0" w:space="0" w:color="auto"/>
        <w:right w:val="none" w:sz="0" w:space="0" w:color="auto"/>
      </w:divBdr>
      <w:divsChild>
        <w:div w:id="1006833017">
          <w:marLeft w:val="0"/>
          <w:marRight w:val="0"/>
          <w:marTop w:val="0"/>
          <w:marBottom w:val="0"/>
          <w:divBdr>
            <w:top w:val="none" w:sz="0" w:space="0" w:color="auto"/>
            <w:left w:val="none" w:sz="0" w:space="0" w:color="auto"/>
            <w:bottom w:val="none" w:sz="0" w:space="0" w:color="auto"/>
            <w:right w:val="none" w:sz="0" w:space="0" w:color="auto"/>
          </w:divBdr>
          <w:divsChild>
            <w:div w:id="1390299389">
              <w:marLeft w:val="0"/>
              <w:marRight w:val="0"/>
              <w:marTop w:val="0"/>
              <w:marBottom w:val="0"/>
              <w:divBdr>
                <w:top w:val="none" w:sz="0" w:space="0" w:color="auto"/>
                <w:left w:val="none" w:sz="0" w:space="0" w:color="auto"/>
                <w:bottom w:val="none" w:sz="0" w:space="0" w:color="auto"/>
                <w:right w:val="none" w:sz="0" w:space="0" w:color="auto"/>
              </w:divBdr>
              <w:divsChild>
                <w:div w:id="3556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3751">
      <w:bodyDiv w:val="1"/>
      <w:marLeft w:val="0"/>
      <w:marRight w:val="0"/>
      <w:marTop w:val="0"/>
      <w:marBottom w:val="0"/>
      <w:divBdr>
        <w:top w:val="none" w:sz="0" w:space="0" w:color="auto"/>
        <w:left w:val="none" w:sz="0" w:space="0" w:color="auto"/>
        <w:bottom w:val="none" w:sz="0" w:space="0" w:color="auto"/>
        <w:right w:val="none" w:sz="0" w:space="0" w:color="auto"/>
      </w:divBdr>
      <w:divsChild>
        <w:div w:id="1985770330">
          <w:marLeft w:val="0"/>
          <w:marRight w:val="0"/>
          <w:marTop w:val="0"/>
          <w:marBottom w:val="0"/>
          <w:divBdr>
            <w:top w:val="none" w:sz="0" w:space="0" w:color="auto"/>
            <w:left w:val="none" w:sz="0" w:space="0" w:color="auto"/>
            <w:bottom w:val="none" w:sz="0" w:space="0" w:color="auto"/>
            <w:right w:val="none" w:sz="0" w:space="0" w:color="auto"/>
          </w:divBdr>
          <w:divsChild>
            <w:div w:id="2080864184">
              <w:marLeft w:val="0"/>
              <w:marRight w:val="0"/>
              <w:marTop w:val="0"/>
              <w:marBottom w:val="0"/>
              <w:divBdr>
                <w:top w:val="none" w:sz="0" w:space="0" w:color="auto"/>
                <w:left w:val="none" w:sz="0" w:space="0" w:color="auto"/>
                <w:bottom w:val="none" w:sz="0" w:space="0" w:color="auto"/>
                <w:right w:val="none" w:sz="0" w:space="0" w:color="auto"/>
              </w:divBdr>
              <w:divsChild>
                <w:div w:id="36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1897">
      <w:bodyDiv w:val="1"/>
      <w:marLeft w:val="0"/>
      <w:marRight w:val="0"/>
      <w:marTop w:val="0"/>
      <w:marBottom w:val="0"/>
      <w:divBdr>
        <w:top w:val="none" w:sz="0" w:space="0" w:color="auto"/>
        <w:left w:val="none" w:sz="0" w:space="0" w:color="auto"/>
        <w:bottom w:val="none" w:sz="0" w:space="0" w:color="auto"/>
        <w:right w:val="none" w:sz="0" w:space="0" w:color="auto"/>
      </w:divBdr>
      <w:divsChild>
        <w:div w:id="292098916">
          <w:marLeft w:val="0"/>
          <w:marRight w:val="0"/>
          <w:marTop w:val="0"/>
          <w:marBottom w:val="0"/>
          <w:divBdr>
            <w:top w:val="none" w:sz="0" w:space="0" w:color="auto"/>
            <w:left w:val="none" w:sz="0" w:space="0" w:color="auto"/>
            <w:bottom w:val="none" w:sz="0" w:space="0" w:color="auto"/>
            <w:right w:val="none" w:sz="0" w:space="0" w:color="auto"/>
          </w:divBdr>
          <w:divsChild>
            <w:div w:id="1480919817">
              <w:marLeft w:val="0"/>
              <w:marRight w:val="0"/>
              <w:marTop w:val="0"/>
              <w:marBottom w:val="0"/>
              <w:divBdr>
                <w:top w:val="none" w:sz="0" w:space="0" w:color="auto"/>
                <w:left w:val="none" w:sz="0" w:space="0" w:color="auto"/>
                <w:bottom w:val="none" w:sz="0" w:space="0" w:color="auto"/>
                <w:right w:val="none" w:sz="0" w:space="0" w:color="auto"/>
              </w:divBdr>
              <w:divsChild>
                <w:div w:id="1699430570">
                  <w:marLeft w:val="0"/>
                  <w:marRight w:val="0"/>
                  <w:marTop w:val="0"/>
                  <w:marBottom w:val="0"/>
                  <w:divBdr>
                    <w:top w:val="none" w:sz="0" w:space="0" w:color="auto"/>
                    <w:left w:val="none" w:sz="0" w:space="0" w:color="auto"/>
                    <w:bottom w:val="none" w:sz="0" w:space="0" w:color="auto"/>
                    <w:right w:val="none" w:sz="0" w:space="0" w:color="auto"/>
                  </w:divBdr>
                </w:div>
                <w:div w:id="1300065924">
                  <w:marLeft w:val="0"/>
                  <w:marRight w:val="0"/>
                  <w:marTop w:val="0"/>
                  <w:marBottom w:val="0"/>
                  <w:divBdr>
                    <w:top w:val="none" w:sz="0" w:space="0" w:color="auto"/>
                    <w:left w:val="none" w:sz="0" w:space="0" w:color="auto"/>
                    <w:bottom w:val="none" w:sz="0" w:space="0" w:color="auto"/>
                    <w:right w:val="none" w:sz="0" w:space="0" w:color="auto"/>
                  </w:divBdr>
                </w:div>
              </w:divsChild>
            </w:div>
            <w:div w:id="1003432677">
              <w:marLeft w:val="0"/>
              <w:marRight w:val="0"/>
              <w:marTop w:val="0"/>
              <w:marBottom w:val="0"/>
              <w:divBdr>
                <w:top w:val="none" w:sz="0" w:space="0" w:color="auto"/>
                <w:left w:val="none" w:sz="0" w:space="0" w:color="auto"/>
                <w:bottom w:val="none" w:sz="0" w:space="0" w:color="auto"/>
                <w:right w:val="none" w:sz="0" w:space="0" w:color="auto"/>
              </w:divBdr>
              <w:divsChild>
                <w:div w:id="1689746048">
                  <w:marLeft w:val="0"/>
                  <w:marRight w:val="0"/>
                  <w:marTop w:val="0"/>
                  <w:marBottom w:val="0"/>
                  <w:divBdr>
                    <w:top w:val="none" w:sz="0" w:space="0" w:color="auto"/>
                    <w:left w:val="none" w:sz="0" w:space="0" w:color="auto"/>
                    <w:bottom w:val="none" w:sz="0" w:space="0" w:color="auto"/>
                    <w:right w:val="none" w:sz="0" w:space="0" w:color="auto"/>
                  </w:divBdr>
                </w:div>
              </w:divsChild>
            </w:div>
            <w:div w:id="1756901912">
              <w:marLeft w:val="0"/>
              <w:marRight w:val="0"/>
              <w:marTop w:val="0"/>
              <w:marBottom w:val="0"/>
              <w:divBdr>
                <w:top w:val="none" w:sz="0" w:space="0" w:color="auto"/>
                <w:left w:val="none" w:sz="0" w:space="0" w:color="auto"/>
                <w:bottom w:val="none" w:sz="0" w:space="0" w:color="auto"/>
                <w:right w:val="none" w:sz="0" w:space="0" w:color="auto"/>
              </w:divBdr>
              <w:divsChild>
                <w:div w:id="759566257">
                  <w:marLeft w:val="0"/>
                  <w:marRight w:val="0"/>
                  <w:marTop w:val="0"/>
                  <w:marBottom w:val="0"/>
                  <w:divBdr>
                    <w:top w:val="none" w:sz="0" w:space="0" w:color="auto"/>
                    <w:left w:val="none" w:sz="0" w:space="0" w:color="auto"/>
                    <w:bottom w:val="none" w:sz="0" w:space="0" w:color="auto"/>
                    <w:right w:val="none" w:sz="0" w:space="0" w:color="auto"/>
                  </w:divBdr>
                </w:div>
                <w:div w:id="293487236">
                  <w:marLeft w:val="0"/>
                  <w:marRight w:val="0"/>
                  <w:marTop w:val="0"/>
                  <w:marBottom w:val="0"/>
                  <w:divBdr>
                    <w:top w:val="none" w:sz="0" w:space="0" w:color="auto"/>
                    <w:left w:val="none" w:sz="0" w:space="0" w:color="auto"/>
                    <w:bottom w:val="none" w:sz="0" w:space="0" w:color="auto"/>
                    <w:right w:val="none" w:sz="0" w:space="0" w:color="auto"/>
                  </w:divBdr>
                </w:div>
              </w:divsChild>
            </w:div>
            <w:div w:id="1964534720">
              <w:marLeft w:val="0"/>
              <w:marRight w:val="0"/>
              <w:marTop w:val="0"/>
              <w:marBottom w:val="0"/>
              <w:divBdr>
                <w:top w:val="none" w:sz="0" w:space="0" w:color="auto"/>
                <w:left w:val="none" w:sz="0" w:space="0" w:color="auto"/>
                <w:bottom w:val="none" w:sz="0" w:space="0" w:color="auto"/>
                <w:right w:val="none" w:sz="0" w:space="0" w:color="auto"/>
              </w:divBdr>
              <w:divsChild>
                <w:div w:id="1424836472">
                  <w:marLeft w:val="0"/>
                  <w:marRight w:val="0"/>
                  <w:marTop w:val="0"/>
                  <w:marBottom w:val="0"/>
                  <w:divBdr>
                    <w:top w:val="none" w:sz="0" w:space="0" w:color="auto"/>
                    <w:left w:val="none" w:sz="0" w:space="0" w:color="auto"/>
                    <w:bottom w:val="none" w:sz="0" w:space="0" w:color="auto"/>
                    <w:right w:val="none" w:sz="0" w:space="0" w:color="auto"/>
                  </w:divBdr>
                </w:div>
              </w:divsChild>
            </w:div>
            <w:div w:id="1601063738">
              <w:marLeft w:val="0"/>
              <w:marRight w:val="0"/>
              <w:marTop w:val="0"/>
              <w:marBottom w:val="0"/>
              <w:divBdr>
                <w:top w:val="none" w:sz="0" w:space="0" w:color="auto"/>
                <w:left w:val="none" w:sz="0" w:space="0" w:color="auto"/>
                <w:bottom w:val="none" w:sz="0" w:space="0" w:color="auto"/>
                <w:right w:val="none" w:sz="0" w:space="0" w:color="auto"/>
              </w:divBdr>
              <w:divsChild>
                <w:div w:id="1091970914">
                  <w:marLeft w:val="0"/>
                  <w:marRight w:val="0"/>
                  <w:marTop w:val="0"/>
                  <w:marBottom w:val="0"/>
                  <w:divBdr>
                    <w:top w:val="none" w:sz="0" w:space="0" w:color="auto"/>
                    <w:left w:val="none" w:sz="0" w:space="0" w:color="auto"/>
                    <w:bottom w:val="none" w:sz="0" w:space="0" w:color="auto"/>
                    <w:right w:val="none" w:sz="0" w:space="0" w:color="auto"/>
                  </w:divBdr>
                </w:div>
              </w:divsChild>
            </w:div>
            <w:div w:id="1952973151">
              <w:marLeft w:val="0"/>
              <w:marRight w:val="0"/>
              <w:marTop w:val="0"/>
              <w:marBottom w:val="0"/>
              <w:divBdr>
                <w:top w:val="none" w:sz="0" w:space="0" w:color="auto"/>
                <w:left w:val="none" w:sz="0" w:space="0" w:color="auto"/>
                <w:bottom w:val="none" w:sz="0" w:space="0" w:color="auto"/>
                <w:right w:val="none" w:sz="0" w:space="0" w:color="auto"/>
              </w:divBdr>
              <w:divsChild>
                <w:div w:id="1615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445681">
      <w:bodyDiv w:val="1"/>
      <w:marLeft w:val="0"/>
      <w:marRight w:val="0"/>
      <w:marTop w:val="0"/>
      <w:marBottom w:val="0"/>
      <w:divBdr>
        <w:top w:val="none" w:sz="0" w:space="0" w:color="auto"/>
        <w:left w:val="none" w:sz="0" w:space="0" w:color="auto"/>
        <w:bottom w:val="none" w:sz="0" w:space="0" w:color="auto"/>
        <w:right w:val="none" w:sz="0" w:space="0" w:color="auto"/>
      </w:divBdr>
      <w:divsChild>
        <w:div w:id="638191890">
          <w:marLeft w:val="0"/>
          <w:marRight w:val="0"/>
          <w:marTop w:val="0"/>
          <w:marBottom w:val="0"/>
          <w:divBdr>
            <w:top w:val="none" w:sz="0" w:space="0" w:color="auto"/>
            <w:left w:val="none" w:sz="0" w:space="0" w:color="auto"/>
            <w:bottom w:val="none" w:sz="0" w:space="0" w:color="auto"/>
            <w:right w:val="none" w:sz="0" w:space="0" w:color="auto"/>
          </w:divBdr>
          <w:divsChild>
            <w:div w:id="292906993">
              <w:marLeft w:val="0"/>
              <w:marRight w:val="0"/>
              <w:marTop w:val="0"/>
              <w:marBottom w:val="0"/>
              <w:divBdr>
                <w:top w:val="none" w:sz="0" w:space="0" w:color="auto"/>
                <w:left w:val="none" w:sz="0" w:space="0" w:color="auto"/>
                <w:bottom w:val="none" w:sz="0" w:space="0" w:color="auto"/>
                <w:right w:val="none" w:sz="0" w:space="0" w:color="auto"/>
              </w:divBdr>
              <w:divsChild>
                <w:div w:id="15843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3595">
      <w:bodyDiv w:val="1"/>
      <w:marLeft w:val="0"/>
      <w:marRight w:val="0"/>
      <w:marTop w:val="0"/>
      <w:marBottom w:val="0"/>
      <w:divBdr>
        <w:top w:val="none" w:sz="0" w:space="0" w:color="auto"/>
        <w:left w:val="none" w:sz="0" w:space="0" w:color="auto"/>
        <w:bottom w:val="none" w:sz="0" w:space="0" w:color="auto"/>
        <w:right w:val="none" w:sz="0" w:space="0" w:color="auto"/>
      </w:divBdr>
      <w:divsChild>
        <w:div w:id="1087770835">
          <w:marLeft w:val="0"/>
          <w:marRight w:val="0"/>
          <w:marTop w:val="0"/>
          <w:marBottom w:val="0"/>
          <w:divBdr>
            <w:top w:val="none" w:sz="0" w:space="0" w:color="auto"/>
            <w:left w:val="none" w:sz="0" w:space="0" w:color="auto"/>
            <w:bottom w:val="none" w:sz="0" w:space="0" w:color="auto"/>
            <w:right w:val="none" w:sz="0" w:space="0" w:color="auto"/>
          </w:divBdr>
          <w:divsChild>
            <w:div w:id="1580603886">
              <w:marLeft w:val="0"/>
              <w:marRight w:val="0"/>
              <w:marTop w:val="0"/>
              <w:marBottom w:val="0"/>
              <w:divBdr>
                <w:top w:val="none" w:sz="0" w:space="0" w:color="auto"/>
                <w:left w:val="none" w:sz="0" w:space="0" w:color="auto"/>
                <w:bottom w:val="none" w:sz="0" w:space="0" w:color="auto"/>
                <w:right w:val="none" w:sz="0" w:space="0" w:color="auto"/>
              </w:divBdr>
              <w:divsChild>
                <w:div w:id="20659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8497">
      <w:bodyDiv w:val="1"/>
      <w:marLeft w:val="0"/>
      <w:marRight w:val="0"/>
      <w:marTop w:val="0"/>
      <w:marBottom w:val="0"/>
      <w:divBdr>
        <w:top w:val="none" w:sz="0" w:space="0" w:color="auto"/>
        <w:left w:val="none" w:sz="0" w:space="0" w:color="auto"/>
        <w:bottom w:val="none" w:sz="0" w:space="0" w:color="auto"/>
        <w:right w:val="none" w:sz="0" w:space="0" w:color="auto"/>
      </w:divBdr>
      <w:divsChild>
        <w:div w:id="2110544458">
          <w:marLeft w:val="0"/>
          <w:marRight w:val="0"/>
          <w:marTop w:val="0"/>
          <w:marBottom w:val="0"/>
          <w:divBdr>
            <w:top w:val="none" w:sz="0" w:space="0" w:color="auto"/>
            <w:left w:val="none" w:sz="0" w:space="0" w:color="auto"/>
            <w:bottom w:val="none" w:sz="0" w:space="0" w:color="auto"/>
            <w:right w:val="none" w:sz="0" w:space="0" w:color="auto"/>
          </w:divBdr>
          <w:divsChild>
            <w:div w:id="1572428966">
              <w:marLeft w:val="0"/>
              <w:marRight w:val="0"/>
              <w:marTop w:val="0"/>
              <w:marBottom w:val="0"/>
              <w:divBdr>
                <w:top w:val="none" w:sz="0" w:space="0" w:color="auto"/>
                <w:left w:val="none" w:sz="0" w:space="0" w:color="auto"/>
                <w:bottom w:val="none" w:sz="0" w:space="0" w:color="auto"/>
                <w:right w:val="none" w:sz="0" w:space="0" w:color="auto"/>
              </w:divBdr>
              <w:divsChild>
                <w:div w:id="18396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5924">
      <w:bodyDiv w:val="1"/>
      <w:marLeft w:val="0"/>
      <w:marRight w:val="0"/>
      <w:marTop w:val="0"/>
      <w:marBottom w:val="0"/>
      <w:divBdr>
        <w:top w:val="none" w:sz="0" w:space="0" w:color="auto"/>
        <w:left w:val="none" w:sz="0" w:space="0" w:color="auto"/>
        <w:bottom w:val="none" w:sz="0" w:space="0" w:color="auto"/>
        <w:right w:val="none" w:sz="0" w:space="0" w:color="auto"/>
      </w:divBdr>
      <w:divsChild>
        <w:div w:id="1665474512">
          <w:marLeft w:val="0"/>
          <w:marRight w:val="0"/>
          <w:marTop w:val="0"/>
          <w:marBottom w:val="0"/>
          <w:divBdr>
            <w:top w:val="none" w:sz="0" w:space="0" w:color="auto"/>
            <w:left w:val="none" w:sz="0" w:space="0" w:color="auto"/>
            <w:bottom w:val="none" w:sz="0" w:space="0" w:color="auto"/>
            <w:right w:val="none" w:sz="0" w:space="0" w:color="auto"/>
          </w:divBdr>
          <w:divsChild>
            <w:div w:id="1944335206">
              <w:marLeft w:val="0"/>
              <w:marRight w:val="0"/>
              <w:marTop w:val="0"/>
              <w:marBottom w:val="0"/>
              <w:divBdr>
                <w:top w:val="none" w:sz="0" w:space="0" w:color="auto"/>
                <w:left w:val="none" w:sz="0" w:space="0" w:color="auto"/>
                <w:bottom w:val="none" w:sz="0" w:space="0" w:color="auto"/>
                <w:right w:val="none" w:sz="0" w:space="0" w:color="auto"/>
              </w:divBdr>
              <w:divsChild>
                <w:div w:id="6349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053283">
      <w:bodyDiv w:val="1"/>
      <w:marLeft w:val="0"/>
      <w:marRight w:val="0"/>
      <w:marTop w:val="0"/>
      <w:marBottom w:val="0"/>
      <w:divBdr>
        <w:top w:val="none" w:sz="0" w:space="0" w:color="auto"/>
        <w:left w:val="none" w:sz="0" w:space="0" w:color="auto"/>
        <w:bottom w:val="none" w:sz="0" w:space="0" w:color="auto"/>
        <w:right w:val="none" w:sz="0" w:space="0" w:color="auto"/>
      </w:divBdr>
      <w:divsChild>
        <w:div w:id="1654218925">
          <w:marLeft w:val="0"/>
          <w:marRight w:val="0"/>
          <w:marTop w:val="0"/>
          <w:marBottom w:val="0"/>
          <w:divBdr>
            <w:top w:val="none" w:sz="0" w:space="0" w:color="auto"/>
            <w:left w:val="none" w:sz="0" w:space="0" w:color="auto"/>
            <w:bottom w:val="none" w:sz="0" w:space="0" w:color="auto"/>
            <w:right w:val="none" w:sz="0" w:space="0" w:color="auto"/>
          </w:divBdr>
          <w:divsChild>
            <w:div w:id="294410532">
              <w:marLeft w:val="0"/>
              <w:marRight w:val="0"/>
              <w:marTop w:val="0"/>
              <w:marBottom w:val="0"/>
              <w:divBdr>
                <w:top w:val="none" w:sz="0" w:space="0" w:color="auto"/>
                <w:left w:val="none" w:sz="0" w:space="0" w:color="auto"/>
                <w:bottom w:val="none" w:sz="0" w:space="0" w:color="auto"/>
                <w:right w:val="none" w:sz="0" w:space="0" w:color="auto"/>
              </w:divBdr>
              <w:divsChild>
                <w:div w:id="1451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1952">
      <w:bodyDiv w:val="1"/>
      <w:marLeft w:val="0"/>
      <w:marRight w:val="0"/>
      <w:marTop w:val="0"/>
      <w:marBottom w:val="0"/>
      <w:divBdr>
        <w:top w:val="none" w:sz="0" w:space="0" w:color="auto"/>
        <w:left w:val="none" w:sz="0" w:space="0" w:color="auto"/>
        <w:bottom w:val="none" w:sz="0" w:space="0" w:color="auto"/>
        <w:right w:val="none" w:sz="0" w:space="0" w:color="auto"/>
      </w:divBdr>
      <w:divsChild>
        <w:div w:id="1201210939">
          <w:marLeft w:val="0"/>
          <w:marRight w:val="0"/>
          <w:marTop w:val="0"/>
          <w:marBottom w:val="0"/>
          <w:divBdr>
            <w:top w:val="none" w:sz="0" w:space="0" w:color="auto"/>
            <w:left w:val="none" w:sz="0" w:space="0" w:color="auto"/>
            <w:bottom w:val="none" w:sz="0" w:space="0" w:color="auto"/>
            <w:right w:val="none" w:sz="0" w:space="0" w:color="auto"/>
          </w:divBdr>
          <w:divsChild>
            <w:div w:id="22487473">
              <w:marLeft w:val="0"/>
              <w:marRight w:val="0"/>
              <w:marTop w:val="0"/>
              <w:marBottom w:val="0"/>
              <w:divBdr>
                <w:top w:val="none" w:sz="0" w:space="0" w:color="auto"/>
                <w:left w:val="none" w:sz="0" w:space="0" w:color="auto"/>
                <w:bottom w:val="none" w:sz="0" w:space="0" w:color="auto"/>
                <w:right w:val="none" w:sz="0" w:space="0" w:color="auto"/>
              </w:divBdr>
              <w:divsChild>
                <w:div w:id="2132747709">
                  <w:marLeft w:val="0"/>
                  <w:marRight w:val="0"/>
                  <w:marTop w:val="0"/>
                  <w:marBottom w:val="0"/>
                  <w:divBdr>
                    <w:top w:val="none" w:sz="0" w:space="0" w:color="auto"/>
                    <w:left w:val="none" w:sz="0" w:space="0" w:color="auto"/>
                    <w:bottom w:val="none" w:sz="0" w:space="0" w:color="auto"/>
                    <w:right w:val="none" w:sz="0" w:space="0" w:color="auto"/>
                  </w:divBdr>
                </w:div>
                <w:div w:id="1553733253">
                  <w:marLeft w:val="0"/>
                  <w:marRight w:val="0"/>
                  <w:marTop w:val="0"/>
                  <w:marBottom w:val="0"/>
                  <w:divBdr>
                    <w:top w:val="none" w:sz="0" w:space="0" w:color="auto"/>
                    <w:left w:val="none" w:sz="0" w:space="0" w:color="auto"/>
                    <w:bottom w:val="none" w:sz="0" w:space="0" w:color="auto"/>
                    <w:right w:val="none" w:sz="0" w:space="0" w:color="auto"/>
                  </w:divBdr>
                </w:div>
              </w:divsChild>
            </w:div>
            <w:div w:id="1319268891">
              <w:marLeft w:val="0"/>
              <w:marRight w:val="0"/>
              <w:marTop w:val="0"/>
              <w:marBottom w:val="0"/>
              <w:divBdr>
                <w:top w:val="none" w:sz="0" w:space="0" w:color="auto"/>
                <w:left w:val="none" w:sz="0" w:space="0" w:color="auto"/>
                <w:bottom w:val="none" w:sz="0" w:space="0" w:color="auto"/>
                <w:right w:val="none" w:sz="0" w:space="0" w:color="auto"/>
              </w:divBdr>
              <w:divsChild>
                <w:div w:id="433482291">
                  <w:marLeft w:val="0"/>
                  <w:marRight w:val="0"/>
                  <w:marTop w:val="0"/>
                  <w:marBottom w:val="0"/>
                  <w:divBdr>
                    <w:top w:val="none" w:sz="0" w:space="0" w:color="auto"/>
                    <w:left w:val="none" w:sz="0" w:space="0" w:color="auto"/>
                    <w:bottom w:val="none" w:sz="0" w:space="0" w:color="auto"/>
                    <w:right w:val="none" w:sz="0" w:space="0" w:color="auto"/>
                  </w:divBdr>
                </w:div>
              </w:divsChild>
            </w:div>
            <w:div w:id="1414619263">
              <w:marLeft w:val="0"/>
              <w:marRight w:val="0"/>
              <w:marTop w:val="0"/>
              <w:marBottom w:val="0"/>
              <w:divBdr>
                <w:top w:val="none" w:sz="0" w:space="0" w:color="auto"/>
                <w:left w:val="none" w:sz="0" w:space="0" w:color="auto"/>
                <w:bottom w:val="none" w:sz="0" w:space="0" w:color="auto"/>
                <w:right w:val="none" w:sz="0" w:space="0" w:color="auto"/>
              </w:divBdr>
              <w:divsChild>
                <w:div w:id="785121859">
                  <w:marLeft w:val="0"/>
                  <w:marRight w:val="0"/>
                  <w:marTop w:val="0"/>
                  <w:marBottom w:val="0"/>
                  <w:divBdr>
                    <w:top w:val="none" w:sz="0" w:space="0" w:color="auto"/>
                    <w:left w:val="none" w:sz="0" w:space="0" w:color="auto"/>
                    <w:bottom w:val="none" w:sz="0" w:space="0" w:color="auto"/>
                    <w:right w:val="none" w:sz="0" w:space="0" w:color="auto"/>
                  </w:divBdr>
                </w:div>
                <w:div w:id="1076364657">
                  <w:marLeft w:val="0"/>
                  <w:marRight w:val="0"/>
                  <w:marTop w:val="0"/>
                  <w:marBottom w:val="0"/>
                  <w:divBdr>
                    <w:top w:val="none" w:sz="0" w:space="0" w:color="auto"/>
                    <w:left w:val="none" w:sz="0" w:space="0" w:color="auto"/>
                    <w:bottom w:val="none" w:sz="0" w:space="0" w:color="auto"/>
                    <w:right w:val="none" w:sz="0" w:space="0" w:color="auto"/>
                  </w:divBdr>
                </w:div>
              </w:divsChild>
            </w:div>
            <w:div w:id="328867586">
              <w:marLeft w:val="0"/>
              <w:marRight w:val="0"/>
              <w:marTop w:val="0"/>
              <w:marBottom w:val="0"/>
              <w:divBdr>
                <w:top w:val="none" w:sz="0" w:space="0" w:color="auto"/>
                <w:left w:val="none" w:sz="0" w:space="0" w:color="auto"/>
                <w:bottom w:val="none" w:sz="0" w:space="0" w:color="auto"/>
                <w:right w:val="none" w:sz="0" w:space="0" w:color="auto"/>
              </w:divBdr>
              <w:divsChild>
                <w:div w:id="2082561374">
                  <w:marLeft w:val="0"/>
                  <w:marRight w:val="0"/>
                  <w:marTop w:val="0"/>
                  <w:marBottom w:val="0"/>
                  <w:divBdr>
                    <w:top w:val="none" w:sz="0" w:space="0" w:color="auto"/>
                    <w:left w:val="none" w:sz="0" w:space="0" w:color="auto"/>
                    <w:bottom w:val="none" w:sz="0" w:space="0" w:color="auto"/>
                    <w:right w:val="none" w:sz="0" w:space="0" w:color="auto"/>
                  </w:divBdr>
                </w:div>
              </w:divsChild>
            </w:div>
            <w:div w:id="1342514518">
              <w:marLeft w:val="0"/>
              <w:marRight w:val="0"/>
              <w:marTop w:val="0"/>
              <w:marBottom w:val="0"/>
              <w:divBdr>
                <w:top w:val="none" w:sz="0" w:space="0" w:color="auto"/>
                <w:left w:val="none" w:sz="0" w:space="0" w:color="auto"/>
                <w:bottom w:val="none" w:sz="0" w:space="0" w:color="auto"/>
                <w:right w:val="none" w:sz="0" w:space="0" w:color="auto"/>
              </w:divBdr>
              <w:divsChild>
                <w:div w:id="756176654">
                  <w:marLeft w:val="0"/>
                  <w:marRight w:val="0"/>
                  <w:marTop w:val="0"/>
                  <w:marBottom w:val="0"/>
                  <w:divBdr>
                    <w:top w:val="none" w:sz="0" w:space="0" w:color="auto"/>
                    <w:left w:val="none" w:sz="0" w:space="0" w:color="auto"/>
                    <w:bottom w:val="none" w:sz="0" w:space="0" w:color="auto"/>
                    <w:right w:val="none" w:sz="0" w:space="0" w:color="auto"/>
                  </w:divBdr>
                </w:div>
              </w:divsChild>
            </w:div>
            <w:div w:id="1804928422">
              <w:marLeft w:val="0"/>
              <w:marRight w:val="0"/>
              <w:marTop w:val="0"/>
              <w:marBottom w:val="0"/>
              <w:divBdr>
                <w:top w:val="none" w:sz="0" w:space="0" w:color="auto"/>
                <w:left w:val="none" w:sz="0" w:space="0" w:color="auto"/>
                <w:bottom w:val="none" w:sz="0" w:space="0" w:color="auto"/>
                <w:right w:val="none" w:sz="0" w:space="0" w:color="auto"/>
              </w:divBdr>
              <w:divsChild>
                <w:div w:id="14857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1359</Words>
  <Characters>7751</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Bars</dc:creator>
  <cp:keywords/>
  <dc:description/>
  <cp:lastModifiedBy>USER1</cp:lastModifiedBy>
  <cp:revision>4</cp:revision>
  <cp:lastPrinted>2020-03-19T07:43:00Z</cp:lastPrinted>
  <dcterms:created xsi:type="dcterms:W3CDTF">2020-12-17T06:16:00Z</dcterms:created>
  <dcterms:modified xsi:type="dcterms:W3CDTF">2020-12-21T08:58:00Z</dcterms:modified>
</cp:coreProperties>
</file>